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ayout w:type="fixed"/>
        <w:tblLook w:val="0600" w:firstRow="0" w:lastRow="0" w:firstColumn="0" w:lastColumn="0" w:noHBand="1" w:noVBand="1"/>
      </w:tblPr>
      <w:tblGrid>
        <w:gridCol w:w="5395"/>
        <w:gridCol w:w="5395"/>
      </w:tblGrid>
      <w:tr w:rsidR="00A81248" w:rsidRPr="00267B48" w14:paraId="5B9B96E9" w14:textId="77777777" w:rsidTr="4E4C5E44">
        <w:tc>
          <w:tcPr>
            <w:tcW w:w="5395" w:type="dxa"/>
          </w:tcPr>
          <w:p w14:paraId="26AEC2AD" w14:textId="00323250" w:rsidR="00A81248" w:rsidRPr="00267B48" w:rsidRDefault="00DE3ADD" w:rsidP="00A81248">
            <w:pPr>
              <w:pStyle w:val="GraphicAnchor"/>
              <w:rPr>
                <w:noProof w:val="0"/>
              </w:rPr>
            </w:pPr>
            <w:r>
              <w:rPr>
                <w:noProof w:val="0"/>
              </w:rPr>
              <w:t>€</w:t>
            </w:r>
          </w:p>
        </w:tc>
        <w:tc>
          <w:tcPr>
            <w:tcW w:w="5395" w:type="dxa"/>
          </w:tcPr>
          <w:p w14:paraId="196F3D9E" w14:textId="77777777" w:rsidR="00A81248" w:rsidRPr="00267B48" w:rsidRDefault="00A81248" w:rsidP="00A81248">
            <w:pPr>
              <w:pStyle w:val="GraphicAnchor"/>
              <w:rPr>
                <w:noProof w:val="0"/>
              </w:rPr>
            </w:pPr>
          </w:p>
        </w:tc>
      </w:tr>
      <w:tr w:rsidR="00A81248" w:rsidRPr="00267B48" w14:paraId="056C7056" w14:textId="77777777" w:rsidTr="4E4C5E44">
        <w:trPr>
          <w:trHeight w:val="2719"/>
        </w:trPr>
        <w:tc>
          <w:tcPr>
            <w:tcW w:w="5395" w:type="dxa"/>
          </w:tcPr>
          <w:p w14:paraId="7AF9518A" w14:textId="5518E1F1" w:rsidR="00267B48" w:rsidRPr="00267B48" w:rsidRDefault="4E4C5E44" w:rsidP="00267B48">
            <w:pPr>
              <w:pStyle w:val="Heading1"/>
              <w:rPr>
                <w:noProof w:val="0"/>
              </w:rPr>
            </w:pPr>
            <w:r>
              <w:rPr>
                <w:noProof w:val="0"/>
              </w:rPr>
              <w:t>Waterraket verslag</w:t>
            </w:r>
          </w:p>
        </w:tc>
        <w:tc>
          <w:tcPr>
            <w:tcW w:w="5395" w:type="dxa"/>
          </w:tcPr>
          <w:p w14:paraId="49BA26B9" w14:textId="77777777" w:rsidR="00A81248" w:rsidRPr="00267B48" w:rsidRDefault="00A81248">
            <w:pPr>
              <w:rPr>
                <w:noProof w:val="0"/>
              </w:rPr>
            </w:pPr>
          </w:p>
        </w:tc>
      </w:tr>
      <w:tr w:rsidR="00A81248" w:rsidRPr="00267B48" w14:paraId="4AD06A33" w14:textId="77777777" w:rsidTr="4E4C5E44">
        <w:trPr>
          <w:trHeight w:val="8059"/>
        </w:trPr>
        <w:tc>
          <w:tcPr>
            <w:tcW w:w="5395" w:type="dxa"/>
          </w:tcPr>
          <w:p w14:paraId="2C1E40A6" w14:textId="4C3F9DB1" w:rsidR="00A81248" w:rsidRPr="00267B48" w:rsidRDefault="00A81248">
            <w:pPr>
              <w:rPr>
                <w:noProof w:val="0"/>
              </w:rPr>
            </w:pPr>
            <w:r w:rsidRPr="00267B48">
              <w:rPr>
                <w:lang w:eastAsia="en-AU"/>
              </w:rPr>
              <mc:AlternateContent>
                <mc:Choice Requires="wpg">
                  <w:drawing>
                    <wp:anchor distT="0" distB="0" distL="114300" distR="114300" simplePos="0" relativeHeight="251658240" behindDoc="1" locked="0" layoutInCell="1" allowOverlap="1" wp14:anchorId="3D40FC55" wp14:editId="29A7E731">
                      <wp:simplePos x="0" y="0"/>
                      <wp:positionH relativeFrom="margin">
                        <wp:posOffset>-445477</wp:posOffset>
                      </wp:positionH>
                      <wp:positionV relativeFrom="page">
                        <wp:posOffset>-2242527</wp:posOffset>
                      </wp:positionV>
                      <wp:extent cx="7772400" cy="10054800"/>
                      <wp:effectExtent l="0" t="0" r="0" b="381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48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adec="http://schemas.microsoft.com/office/drawing/2017/decorative" xmlns:dgm="http://schemas.openxmlformats.org/drawingml/2006/diagram" xmlns:pic="http://schemas.openxmlformats.org/drawingml/2006/picture" xmlns:a14="http://schemas.microsoft.com/office/drawing/2010/main" xmlns:c="http://schemas.openxmlformats.org/drawingml/2006/chart" xmlns:arto="http://schemas.microsoft.com/office/word/2006/arto">
                  <w:pict w14:anchorId="76900085">
                    <v:group id="Group 1" style="position:absolute;margin-left:-35.1pt;margin-top:-176.6pt;width:612pt;height:791.7pt;z-index:-251657216;mso-position-horizontal-relative:margin;mso-position-vertical-relative:page;mso-width-relative:margin;mso-height-relative:margin" alt="&quot;&quot;" coordsize="77711,100533" o:spid="_x0000_s1026" w14:anchorId="34D74B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">
                      <v:shape id="Shape" style="position:absolute;top:25527;width:58458;height:75006;visibility:visible;mso-wrap-style:square;v-text-anchor:middle" coordsize="21600,21600" o:spid="_x0000_s1027" fillcolor="#d8d8d8 [2732]" stroked="f" strokeweight="1pt" path="m,10687l,21600r1769,l21600,6148,13712,,,106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v:stroke miterlimit="4" joinstyle="miter"/>
                        <v:path arrowok="t" o:connecttype="custom" o:connectlocs="2922906,3750311;2922906,3750311;2922906,3750311;2922906,3750311" o:connectangles="0,90,180,270" o:extrusionok="f"/>
                      </v:shape>
                      <v:shape id="Triangle" style="position:absolute;top:20447;width:39077;height:78168;visibility:visible;mso-wrap-style:square;v-text-anchor:middle" coordsize="21600,21600" o:spid="_x0000_s1028" fillcolor="#00c1c7 [3205]" stroked="f" strokeweight="1pt" path="m,21600l21600,10802,,,,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v:stroke miterlimit="4" joinstyle="miter"/>
                        <v:path arrowok="t" o:connecttype="custom" o:connectlocs="1953896,3908426;1953896,3908426;1953896,3908426;1953896,3908426" o:connectangles="0,90,180,270" o:extrusionok="f"/>
                      </v:shape>
                      <v:shape id="Shape" style="position:absolute;width:77711;height:90398;visibility:visible;mso-wrap-style:square;v-text-anchor:middle" coordsize="21600,21600" o:spid="_x0000_s1029" fillcolor="#123869 [3204]" stroked="f" strokeweight="1pt" path="m,14678r,6922l21600,3032,21600,,17075,,,14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v:stroke miterlimit="4" joinstyle="miter"/>
                        <v:path arrowok="t" o:connecttype="custom" o:connectlocs="3885566,4519931;3885566,4519931;3885566,4519931;3885566,4519931" o:connectangles="0,90,180,270" o:extrusionok="f"/>
                      </v:shape>
                      <w10:wrap anchorx="margin" anchory="page"/>
                    </v:group>
                  </w:pict>
                </mc:Fallback>
              </mc:AlternateContent>
            </w:r>
          </w:p>
        </w:tc>
        <w:tc>
          <w:tcPr>
            <w:tcW w:w="5395" w:type="dxa"/>
          </w:tcPr>
          <w:p w14:paraId="1FA2FCFE" w14:textId="509862C2" w:rsidR="00A81248" w:rsidRPr="00267B48" w:rsidRDefault="00A81248">
            <w:pPr>
              <w:rPr>
                <w:noProof w:val="0"/>
              </w:rPr>
            </w:pPr>
          </w:p>
        </w:tc>
      </w:tr>
      <w:tr w:rsidR="00A81248" w:rsidRPr="00267B48" w14:paraId="0044A3B5" w14:textId="77777777" w:rsidTr="4E4C5E44">
        <w:trPr>
          <w:trHeight w:val="1299"/>
        </w:trPr>
        <w:tc>
          <w:tcPr>
            <w:tcW w:w="5395" w:type="dxa"/>
          </w:tcPr>
          <w:p w14:paraId="3886FCC5" w14:textId="77777777" w:rsidR="00A81248" w:rsidRPr="00267B48" w:rsidRDefault="00A81248">
            <w:pPr>
              <w:rPr>
                <w:noProof w:val="0"/>
              </w:rPr>
            </w:pPr>
          </w:p>
        </w:tc>
        <w:tc>
          <w:tcPr>
            <w:tcW w:w="5395" w:type="dxa"/>
          </w:tcPr>
          <w:p w14:paraId="2D9BEE08" w14:textId="5CF6DF42" w:rsidR="00A81248" w:rsidRPr="00267B48" w:rsidRDefault="00267B48" w:rsidP="00A81248">
            <w:pPr>
              <w:pStyle w:val="Heading2"/>
              <w:rPr>
                <w:noProof w:val="0"/>
              </w:rPr>
            </w:pPr>
            <w:r>
              <w:rPr>
                <w:noProof w:val="0"/>
              </w:rPr>
              <w:fldChar w:fldCharType="begin"/>
            </w:r>
            <w:r>
              <w:rPr>
                <w:noProof w:val="0"/>
              </w:rPr>
              <w:instrText xml:space="preserve"> TIME \@ "dddd d MMMM yyyy" </w:instrText>
            </w:r>
            <w:r>
              <w:rPr>
                <w:noProof w:val="0"/>
              </w:rPr>
              <w:fldChar w:fldCharType="separate"/>
            </w:r>
            <w:r w:rsidR="00D13CAC">
              <w:t>maandag 29 maart 2021</w:t>
            </w:r>
            <w:r>
              <w:rPr>
                <w:noProof w:val="0"/>
              </w:rPr>
              <w:fldChar w:fldCharType="end"/>
            </w:r>
          </w:p>
          <w:p w14:paraId="520761ED" w14:textId="2B8FCCD6" w:rsidR="00A81248" w:rsidRPr="00267B48" w:rsidRDefault="00267B48" w:rsidP="00C66528">
            <w:pPr>
              <w:pStyle w:val="Heading2"/>
            </w:pPr>
            <w:r>
              <w:t>O&amp;O</w:t>
            </w:r>
          </w:p>
        </w:tc>
      </w:tr>
      <w:tr w:rsidR="00A81248" w:rsidRPr="00267B48" w14:paraId="5257B1FA" w14:textId="77777777" w:rsidTr="4E4C5E44">
        <w:trPr>
          <w:trHeight w:val="1402"/>
        </w:trPr>
        <w:tc>
          <w:tcPr>
            <w:tcW w:w="5395" w:type="dxa"/>
          </w:tcPr>
          <w:p w14:paraId="64490BBA" w14:textId="77777777" w:rsidR="00A81248" w:rsidRPr="00267B48" w:rsidRDefault="00A81248">
            <w:pPr>
              <w:rPr>
                <w:noProof w:val="0"/>
              </w:rPr>
            </w:pPr>
          </w:p>
        </w:tc>
        <w:tc>
          <w:tcPr>
            <w:tcW w:w="5395" w:type="dxa"/>
          </w:tcPr>
          <w:p w14:paraId="6153C885" w14:textId="507A36BA" w:rsidR="00A81248" w:rsidRPr="00267B48" w:rsidRDefault="00267B48" w:rsidP="00A81248">
            <w:pPr>
              <w:pStyle w:val="Heading2"/>
              <w:rPr>
                <w:noProof w:val="0"/>
              </w:rPr>
            </w:pPr>
            <w:r>
              <w:rPr>
                <w:noProof w:val="0"/>
              </w:rPr>
              <w:t xml:space="preserve">Ronan </w:t>
            </w:r>
            <w:r w:rsidRPr="00735BE0">
              <w:t>Berntsen</w:t>
            </w:r>
            <w:r w:rsidR="00C66528" w:rsidRPr="00267B48">
              <w:rPr>
                <w:noProof w:val="0"/>
              </w:rPr>
              <w:t xml:space="preserve"> </w:t>
            </w:r>
          </w:p>
          <w:p w14:paraId="66407865" w14:textId="6E5FFAC0" w:rsidR="00A81248" w:rsidRPr="00267B48" w:rsidRDefault="00267B48" w:rsidP="00A81248">
            <w:pPr>
              <w:pStyle w:val="Heading2"/>
              <w:rPr>
                <w:noProof w:val="0"/>
              </w:rPr>
            </w:pPr>
            <w:r>
              <w:rPr>
                <w:noProof w:val="0"/>
              </w:rPr>
              <w:t>Jurre van Schaik</w:t>
            </w:r>
            <w:r w:rsidR="005D0AA8">
              <w:rPr>
                <w:noProof w:val="0"/>
              </w:rPr>
              <w:t>(docent)</w:t>
            </w:r>
          </w:p>
        </w:tc>
      </w:tr>
    </w:tbl>
    <w:p w14:paraId="0953A442" w14:textId="77777777" w:rsidR="000C4ED1" w:rsidRPr="00267B48" w:rsidRDefault="000C4ED1">
      <w:pPr>
        <w:rPr>
          <w:noProof w:val="0"/>
        </w:rPr>
      </w:pPr>
    </w:p>
    <w:tbl>
      <w:tblPr>
        <w:tblW w:w="10733" w:type="dxa"/>
        <w:shd w:val="clear" w:color="auto" w:fill="EDF0F4" w:themeFill="accent3"/>
        <w:tblLayout w:type="fixed"/>
        <w:tblCellMar>
          <w:left w:w="0" w:type="dxa"/>
          <w:right w:w="0" w:type="dxa"/>
        </w:tblCellMar>
        <w:tblLook w:val="0600" w:firstRow="0" w:lastRow="0" w:firstColumn="0" w:lastColumn="0" w:noHBand="1" w:noVBand="1"/>
      </w:tblPr>
      <w:tblGrid>
        <w:gridCol w:w="423"/>
        <w:gridCol w:w="4943"/>
        <w:gridCol w:w="4944"/>
        <w:gridCol w:w="423"/>
      </w:tblGrid>
      <w:tr w:rsidR="001205A1" w:rsidRPr="00267B48" w14:paraId="5C92063A" w14:textId="77777777" w:rsidTr="254FA020">
        <w:trPr>
          <w:trHeight w:val="41"/>
        </w:trPr>
        <w:tc>
          <w:tcPr>
            <w:tcW w:w="423" w:type="dxa"/>
            <w:shd w:val="clear" w:color="auto" w:fill="EDF0F4" w:themeFill="accent3"/>
          </w:tcPr>
          <w:p w14:paraId="68D122AF" w14:textId="77777777" w:rsidR="00A81248" w:rsidRPr="00267B48" w:rsidRDefault="00A81248">
            <w:pPr>
              <w:rPr>
                <w:noProof w:val="0"/>
              </w:rPr>
            </w:pPr>
          </w:p>
        </w:tc>
        <w:tc>
          <w:tcPr>
            <w:tcW w:w="4943" w:type="dxa"/>
            <w:shd w:val="clear" w:color="auto" w:fill="EDF0F4" w:themeFill="accent3"/>
          </w:tcPr>
          <w:p w14:paraId="3A2C81F2" w14:textId="77777777" w:rsidR="00A81248" w:rsidRPr="00267B48" w:rsidRDefault="00A81248">
            <w:pPr>
              <w:rPr>
                <w:noProof w:val="0"/>
              </w:rPr>
            </w:pPr>
          </w:p>
        </w:tc>
        <w:tc>
          <w:tcPr>
            <w:tcW w:w="4943" w:type="dxa"/>
            <w:shd w:val="clear" w:color="auto" w:fill="EDF0F4" w:themeFill="accent3"/>
          </w:tcPr>
          <w:p w14:paraId="5881E9BE" w14:textId="77777777" w:rsidR="00A81248" w:rsidRPr="00267B48" w:rsidRDefault="00A81248">
            <w:pPr>
              <w:rPr>
                <w:noProof w:val="0"/>
              </w:rPr>
            </w:pPr>
          </w:p>
        </w:tc>
        <w:tc>
          <w:tcPr>
            <w:tcW w:w="423" w:type="dxa"/>
            <w:shd w:val="clear" w:color="auto" w:fill="EDF0F4" w:themeFill="accent3"/>
          </w:tcPr>
          <w:p w14:paraId="0AF10D25" w14:textId="77777777" w:rsidR="00A81248" w:rsidRPr="00267B48" w:rsidRDefault="00A81248">
            <w:pPr>
              <w:rPr>
                <w:noProof w:val="0"/>
              </w:rPr>
            </w:pPr>
          </w:p>
        </w:tc>
      </w:tr>
      <w:tr w:rsidR="001205A1" w:rsidRPr="00735BE0" w14:paraId="28A6CAC0" w14:textId="77777777" w:rsidTr="254FA020">
        <w:trPr>
          <w:trHeight w:val="6"/>
        </w:trPr>
        <w:tc>
          <w:tcPr>
            <w:tcW w:w="423" w:type="dxa"/>
            <w:shd w:val="clear" w:color="auto" w:fill="EDF0F4" w:themeFill="accent3"/>
          </w:tcPr>
          <w:p w14:paraId="6905CB57" w14:textId="77777777" w:rsidR="001205A1" w:rsidRPr="00267B48" w:rsidRDefault="001205A1">
            <w:pPr>
              <w:rPr>
                <w:noProof w:val="0"/>
              </w:rPr>
            </w:pPr>
          </w:p>
        </w:tc>
        <w:tc>
          <w:tcPr>
            <w:tcW w:w="9887" w:type="dxa"/>
            <w:gridSpan w:val="2"/>
            <w:shd w:val="clear" w:color="auto" w:fill="EDF0F4" w:themeFill="accent3"/>
          </w:tcPr>
          <w:p w14:paraId="1E56B481" w14:textId="5F361B7F" w:rsidR="001205A1" w:rsidRPr="00735BE0" w:rsidRDefault="001D53F8" w:rsidP="001205A1">
            <w:pPr>
              <w:pStyle w:val="Heading3"/>
              <w:rPr>
                <w:noProof w:val="0"/>
                <w:lang w:val="en-IE"/>
              </w:rPr>
            </w:pPr>
            <w:r>
              <w:rPr>
                <w:noProof w:val="0"/>
              </w:rPr>
              <w:t>Inhoud</w:t>
            </w:r>
          </w:p>
          <w:p w14:paraId="7F5781EA" w14:textId="19CB0ED7" w:rsidR="001205A1" w:rsidRPr="00735BE0" w:rsidRDefault="008750C0" w:rsidP="001205A1">
            <w:pPr>
              <w:pStyle w:val="Heading4"/>
              <w:rPr>
                <w:noProof w:val="0"/>
                <w:lang w:val="en-IE"/>
              </w:rPr>
            </w:pPr>
            <w:r>
              <w:drawing>
                <wp:inline distT="0" distB="0" distL="0" distR="0" wp14:anchorId="1E04FF7C" wp14:editId="51AFAC24">
                  <wp:extent cx="9658985" cy="5124450"/>
                  <wp:effectExtent l="0" t="19050" r="18415" b="5715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51B4B70" w14:textId="40BE5E18" w:rsidR="001205A1" w:rsidRPr="00735BE0" w:rsidRDefault="001205A1" w:rsidP="00735BE0">
            <w:pPr>
              <w:pStyle w:val="Heading4"/>
              <w:rPr>
                <w:noProof w:val="0"/>
                <w:lang w:val="en-IE"/>
              </w:rPr>
            </w:pPr>
          </w:p>
        </w:tc>
        <w:tc>
          <w:tcPr>
            <w:tcW w:w="423" w:type="dxa"/>
            <w:shd w:val="clear" w:color="auto" w:fill="EDF0F4" w:themeFill="accent3"/>
          </w:tcPr>
          <w:p w14:paraId="7329E0ED" w14:textId="36A0C40D" w:rsidR="001205A1" w:rsidRPr="00735BE0" w:rsidRDefault="001205A1">
            <w:pPr>
              <w:rPr>
                <w:noProof w:val="0"/>
                <w:lang w:val="en-IE"/>
              </w:rPr>
            </w:pPr>
          </w:p>
        </w:tc>
      </w:tr>
      <w:tr w:rsidR="001205A1" w:rsidRPr="00267B48" w14:paraId="3A2AF3C1" w14:textId="77777777" w:rsidTr="254FA020">
        <w:trPr>
          <w:trHeight w:val="766"/>
        </w:trPr>
        <w:tc>
          <w:tcPr>
            <w:tcW w:w="423" w:type="dxa"/>
            <w:shd w:val="clear" w:color="auto" w:fill="EDF0F4" w:themeFill="accent3"/>
          </w:tcPr>
          <w:p w14:paraId="21BCFBE6" w14:textId="77777777" w:rsidR="00A81248" w:rsidRPr="00735BE0" w:rsidRDefault="00A81248">
            <w:pPr>
              <w:rPr>
                <w:noProof w:val="0"/>
                <w:lang w:val="en-IE"/>
              </w:rPr>
            </w:pPr>
          </w:p>
        </w:tc>
        <w:tc>
          <w:tcPr>
            <w:tcW w:w="4943" w:type="dxa"/>
            <w:shd w:val="clear" w:color="auto" w:fill="EDF0F4" w:themeFill="accent3"/>
          </w:tcPr>
          <w:p w14:paraId="53C774E8" w14:textId="63774458" w:rsidR="001205A1" w:rsidRPr="00735BE0" w:rsidRDefault="001205A1" w:rsidP="00735BE0">
            <w:pPr>
              <w:pStyle w:val="Text"/>
              <w:rPr>
                <w:noProof w:val="0"/>
                <w:lang w:val="en-IE"/>
              </w:rPr>
            </w:pPr>
          </w:p>
        </w:tc>
        <w:tc>
          <w:tcPr>
            <w:tcW w:w="4943" w:type="dxa"/>
            <w:shd w:val="clear" w:color="auto" w:fill="EDF0F4" w:themeFill="accent3"/>
          </w:tcPr>
          <w:p w14:paraId="25DCD441" w14:textId="3D1B0F03" w:rsidR="00A81248" w:rsidRPr="00735BE0" w:rsidRDefault="00A81248" w:rsidP="00A24793">
            <w:pPr>
              <w:jc w:val="right"/>
            </w:pPr>
          </w:p>
        </w:tc>
        <w:tc>
          <w:tcPr>
            <w:tcW w:w="423" w:type="dxa"/>
            <w:shd w:val="clear" w:color="auto" w:fill="EDF0F4" w:themeFill="accent3"/>
          </w:tcPr>
          <w:p w14:paraId="23C791A4" w14:textId="77777777" w:rsidR="00A81248" w:rsidRPr="00267B48" w:rsidRDefault="00A81248">
            <w:pPr>
              <w:rPr>
                <w:noProof w:val="0"/>
              </w:rPr>
            </w:pPr>
          </w:p>
        </w:tc>
      </w:tr>
    </w:tbl>
    <w:p w14:paraId="060B8A30" w14:textId="7FC7625E" w:rsidR="00735BE0" w:rsidRDefault="00735BE0">
      <w:pPr>
        <w:rPr>
          <w:noProof w:val="0"/>
        </w:rPr>
      </w:pPr>
    </w:p>
    <w:p w14:paraId="342F14AE" w14:textId="1A810AD2" w:rsidR="00735BE0" w:rsidRPr="00735BE0" w:rsidRDefault="00735BE0"/>
    <w:p w14:paraId="569B64D5" w14:textId="77777777" w:rsidR="00F75BC0" w:rsidRDefault="001D53F8">
      <w:pPr>
        <w:rPr>
          <w:noProof w:val="0"/>
        </w:rPr>
      </w:pPr>
      <w:r>
        <w:rPr>
          <w:noProof w:val="0"/>
        </w:rPr>
        <w:br w:type="page"/>
      </w: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4912"/>
        <w:gridCol w:w="4912"/>
        <w:gridCol w:w="421"/>
      </w:tblGrid>
      <w:tr w:rsidR="00F75BC0" w:rsidRPr="00267B48" w14:paraId="2B5BCF7B" w14:textId="77777777" w:rsidTr="79320219">
        <w:trPr>
          <w:trHeight w:val="441"/>
        </w:trPr>
        <w:tc>
          <w:tcPr>
            <w:tcW w:w="421" w:type="dxa"/>
            <w:shd w:val="clear" w:color="auto" w:fill="EDF0F4" w:themeFill="accent3"/>
          </w:tcPr>
          <w:p w14:paraId="22781ADE" w14:textId="77777777" w:rsidR="00F75BC0" w:rsidRPr="00267B48" w:rsidRDefault="00F75BC0" w:rsidP="00CC0898">
            <w:pPr>
              <w:rPr>
                <w:noProof w:val="0"/>
              </w:rPr>
            </w:pPr>
          </w:p>
        </w:tc>
        <w:tc>
          <w:tcPr>
            <w:tcW w:w="4912" w:type="dxa"/>
            <w:shd w:val="clear" w:color="auto" w:fill="EDF0F4" w:themeFill="accent3"/>
          </w:tcPr>
          <w:p w14:paraId="74AB882B" w14:textId="77777777" w:rsidR="00F75BC0" w:rsidRPr="00267B48" w:rsidRDefault="00F75BC0" w:rsidP="00CC0898">
            <w:pPr>
              <w:rPr>
                <w:noProof w:val="0"/>
              </w:rPr>
            </w:pPr>
          </w:p>
        </w:tc>
        <w:tc>
          <w:tcPr>
            <w:tcW w:w="4912" w:type="dxa"/>
            <w:shd w:val="clear" w:color="auto" w:fill="EDF0F4" w:themeFill="accent3"/>
          </w:tcPr>
          <w:p w14:paraId="7393CB6F" w14:textId="77777777" w:rsidR="00F75BC0" w:rsidRPr="00267B48" w:rsidRDefault="00F75BC0" w:rsidP="00CC0898">
            <w:pPr>
              <w:rPr>
                <w:noProof w:val="0"/>
              </w:rPr>
            </w:pPr>
          </w:p>
        </w:tc>
        <w:tc>
          <w:tcPr>
            <w:tcW w:w="421" w:type="dxa"/>
            <w:shd w:val="clear" w:color="auto" w:fill="EDF0F4" w:themeFill="accent3"/>
          </w:tcPr>
          <w:p w14:paraId="07F05E3C" w14:textId="77777777" w:rsidR="00F75BC0" w:rsidRPr="00267B48" w:rsidRDefault="00F75BC0" w:rsidP="00CC0898">
            <w:pPr>
              <w:rPr>
                <w:noProof w:val="0"/>
              </w:rPr>
            </w:pPr>
          </w:p>
        </w:tc>
      </w:tr>
      <w:tr w:rsidR="00F75BC0" w:rsidRPr="00F5628B" w14:paraId="646F1F61" w14:textId="77777777" w:rsidTr="79320219">
        <w:trPr>
          <w:trHeight w:val="4599"/>
        </w:trPr>
        <w:tc>
          <w:tcPr>
            <w:tcW w:w="421" w:type="dxa"/>
            <w:shd w:val="clear" w:color="auto" w:fill="EDF0F4" w:themeFill="accent3"/>
          </w:tcPr>
          <w:p w14:paraId="7C33778C" w14:textId="77777777" w:rsidR="00F75BC0" w:rsidRPr="00267B48" w:rsidRDefault="00F75BC0" w:rsidP="00CC0898">
            <w:pPr>
              <w:rPr>
                <w:noProof w:val="0"/>
              </w:rPr>
            </w:pPr>
          </w:p>
        </w:tc>
        <w:tc>
          <w:tcPr>
            <w:tcW w:w="9824" w:type="dxa"/>
            <w:gridSpan w:val="2"/>
            <w:shd w:val="clear" w:color="auto" w:fill="EDF0F4" w:themeFill="accent3"/>
          </w:tcPr>
          <w:p w14:paraId="5D7E3C34" w14:textId="0335B630" w:rsidR="00F75BC0" w:rsidRPr="000850EB" w:rsidRDefault="00596816" w:rsidP="00CC0898">
            <w:pPr>
              <w:pStyle w:val="Heading3"/>
              <w:rPr>
                <w:noProof w:val="0"/>
              </w:rPr>
            </w:pPr>
            <w:r>
              <w:rPr>
                <w:noProof w:val="0"/>
              </w:rPr>
              <w:t>Inleiding</w:t>
            </w:r>
            <w:r w:rsidR="00516EB2">
              <w:rPr>
                <w:noProof w:val="0"/>
              </w:rPr>
              <w:t xml:space="preserve"> en theoretisch kader</w:t>
            </w:r>
          </w:p>
          <w:p w14:paraId="18A4F41D" w14:textId="77777777" w:rsidR="00D948DA" w:rsidRPr="001478B7" w:rsidRDefault="00D948DA" w:rsidP="00B269B9"/>
          <w:p w14:paraId="46364B21" w14:textId="14F0539C" w:rsidR="00D948DA" w:rsidRDefault="00853604" w:rsidP="00D13CAC">
            <w:pPr>
              <w:jc w:val="both"/>
            </w:pPr>
            <w:r>
              <w:t xml:space="preserve">Dit experiment is om </w:t>
            </w:r>
            <w:r w:rsidR="00FF11B5">
              <w:t xml:space="preserve">te ontdekken wat de meeste invloed heeft op </w:t>
            </w:r>
            <w:r w:rsidR="00416B9A">
              <w:t>de hoogte van een waterraket. Om dit experiment uit te voeren moest de waterraket eerst gemaakt worden.</w:t>
            </w:r>
            <w:r w:rsidR="000A575B">
              <w:t xml:space="preserve"> Wat zoeken op google</w:t>
            </w:r>
            <w:sdt>
              <w:sdtPr>
                <w:id w:val="935328660"/>
                <w:citation/>
              </w:sdtPr>
              <w:sdtContent>
                <w:r w:rsidR="000A575B">
                  <w:fldChar w:fldCharType="begin"/>
                </w:r>
                <w:r w:rsidR="000A575B">
                  <w:instrText xml:space="preserve"> CITATION bri21 \l 1043 </w:instrText>
                </w:r>
                <w:r w:rsidR="000A575B">
                  <w:fldChar w:fldCharType="separate"/>
                </w:r>
                <w:r w:rsidR="00991EEB">
                  <w:t xml:space="preserve"> (page &amp; brin, 2021)</w:t>
                </w:r>
                <w:r w:rsidR="000A575B">
                  <w:fldChar w:fldCharType="end"/>
                </w:r>
              </w:sdtContent>
            </w:sdt>
            <w:r w:rsidR="000A575B">
              <w:t xml:space="preserve"> leverde een mooi resultaat op. Namelijk een youtube video die goed uitlegde hoe een </w:t>
            </w:r>
            <w:r w:rsidR="00010FB9">
              <w:t>waterraket</w:t>
            </w:r>
            <w:r w:rsidR="000A575B">
              <w:t xml:space="preserve"> gemaakt moest worden</w:t>
            </w:r>
            <w:sdt>
              <w:sdtPr>
                <w:id w:val="1899473197"/>
                <w:citation/>
              </w:sdtPr>
              <w:sdtContent>
                <w:r w:rsidR="00B45348">
                  <w:fldChar w:fldCharType="begin"/>
                </w:r>
                <w:r w:rsidR="00B45348">
                  <w:instrText xml:space="preserve"> CITATION que17 \l 1043 </w:instrText>
                </w:r>
                <w:r w:rsidR="00B45348">
                  <w:fldChar w:fldCharType="separate"/>
                </w:r>
                <w:r w:rsidR="00991EEB">
                  <w:t xml:space="preserve"> (questjunior, 2017)</w:t>
                </w:r>
                <w:r w:rsidR="00B45348">
                  <w:fldChar w:fldCharType="end"/>
                </w:r>
              </w:sdtContent>
            </w:sdt>
            <w:r w:rsidR="00867D2F">
              <w:t>. Na de video te hebben bekeken</w:t>
            </w:r>
            <w:r w:rsidR="00CC3783">
              <w:t xml:space="preserve"> werd de </w:t>
            </w:r>
            <w:r w:rsidR="00010FB9">
              <w:t>waterraket</w:t>
            </w:r>
            <w:r w:rsidR="00CC3783">
              <w:t xml:space="preserve"> gebouwd.</w:t>
            </w:r>
            <w:r w:rsidR="00785394">
              <w:t xml:space="preserve"> </w:t>
            </w:r>
            <w:r w:rsidR="00641EC5">
              <w:t>De waterraket</w:t>
            </w:r>
            <w:r w:rsidR="00785394">
              <w:t xml:space="preserve"> werd spoedig ”Rocketman” genoemd</w:t>
            </w:r>
            <w:r w:rsidR="00970DF1">
              <w:t xml:space="preserve">. Een </w:t>
            </w:r>
            <w:r w:rsidR="00010FB9">
              <w:t>waterraket</w:t>
            </w:r>
            <w:r w:rsidR="00970DF1">
              <w:t xml:space="preserve"> </w:t>
            </w:r>
            <w:r w:rsidR="00EA5095">
              <w:t xml:space="preserve">is een plastic fles gevuld met water en lucht met een kurk erop, door de kurk zit een ventiel waardoor </w:t>
            </w:r>
            <w:r w:rsidR="00B3422E">
              <w:t>er lucht naarbinnen geblazen word</w:t>
            </w:r>
            <w:r w:rsidR="009D36C5">
              <w:t>. Wanneer de druk te hoog word schiet de fles van de kurk af de lucht in. Het water helpt om de stuwkracht te verhogen</w:t>
            </w:r>
            <w:sdt>
              <w:sdtPr>
                <w:id w:val="308055245"/>
                <w:citation/>
              </w:sdtPr>
              <w:sdtContent>
                <w:r w:rsidR="00F5628B">
                  <w:fldChar w:fldCharType="begin"/>
                </w:r>
                <w:r w:rsidR="008B6901">
                  <w:instrText xml:space="preserve">CITATION wat21 \l 1043 </w:instrText>
                </w:r>
                <w:r w:rsidR="00F5628B">
                  <w:fldChar w:fldCharType="separate"/>
                </w:r>
                <w:r w:rsidR="00991EEB">
                  <w:t xml:space="preserve"> (Wikipedia water rocket, 2021)</w:t>
                </w:r>
                <w:r w:rsidR="00F5628B">
                  <w:fldChar w:fldCharType="end"/>
                </w:r>
              </w:sdtContent>
            </w:sdt>
            <w:r w:rsidR="008F08D5">
              <w:t xml:space="preserve">. Voor dit experiment </w:t>
            </w:r>
            <w:r w:rsidR="00EC4205">
              <w:t>waren er ook extra onderdelen vereist om een andere factor te krijgen</w:t>
            </w:r>
            <w:r w:rsidR="005304A8">
              <w:t xml:space="preserve">. Hiervoor </w:t>
            </w:r>
            <w:r w:rsidR="00A261A8">
              <w:t>is er</w:t>
            </w:r>
            <w:r w:rsidR="005304A8">
              <w:t xml:space="preserve"> een neuskegel en finnen bevestigd</w:t>
            </w:r>
            <w:r w:rsidR="00516EB2">
              <w:t>.</w:t>
            </w:r>
            <w:r w:rsidR="00A630EB">
              <w:t>(figuur 1</w:t>
            </w:r>
            <w:r w:rsidR="00D13CAC">
              <w:t xml:space="preserve"> rocketman)</w:t>
            </w:r>
          </w:p>
          <w:p w14:paraId="3EF921DF" w14:textId="77777777" w:rsidR="00516EB2" w:rsidRDefault="00516EB2" w:rsidP="00B269B9"/>
          <w:p w14:paraId="28F02E39" w14:textId="01A5275D" w:rsidR="00516EB2" w:rsidRPr="00F5628B" w:rsidRDefault="00516EB2" w:rsidP="00516EB2">
            <w:pPr>
              <w:pStyle w:val="Heading3"/>
            </w:pPr>
            <w:r>
              <w:t>Onderzoeksvraag en hypothese</w:t>
            </w:r>
          </w:p>
        </w:tc>
        <w:tc>
          <w:tcPr>
            <w:tcW w:w="421" w:type="dxa"/>
            <w:shd w:val="clear" w:color="auto" w:fill="EDF0F4" w:themeFill="accent3"/>
          </w:tcPr>
          <w:p w14:paraId="212A0784" w14:textId="77777777" w:rsidR="00F75BC0" w:rsidRPr="00F5628B" w:rsidRDefault="00F75BC0" w:rsidP="00CC0898">
            <w:pPr>
              <w:rPr>
                <w:noProof w:val="0"/>
              </w:rPr>
            </w:pPr>
          </w:p>
        </w:tc>
      </w:tr>
      <w:tr w:rsidR="00F75BC0" w:rsidRPr="00267B48" w14:paraId="6048C2B2" w14:textId="77777777" w:rsidTr="79320219">
        <w:trPr>
          <w:trHeight w:val="8100"/>
        </w:trPr>
        <w:tc>
          <w:tcPr>
            <w:tcW w:w="421" w:type="dxa"/>
            <w:shd w:val="clear" w:color="auto" w:fill="EDF0F4" w:themeFill="accent3"/>
          </w:tcPr>
          <w:p w14:paraId="1613B092" w14:textId="3F4FB9B9" w:rsidR="00F75BC0" w:rsidRPr="00F5628B" w:rsidRDefault="00F75BC0" w:rsidP="00CC0898">
            <w:pPr>
              <w:rPr>
                <w:noProof w:val="0"/>
              </w:rPr>
            </w:pPr>
          </w:p>
        </w:tc>
        <w:tc>
          <w:tcPr>
            <w:tcW w:w="4912" w:type="dxa"/>
            <w:shd w:val="clear" w:color="auto" w:fill="EDF0F4" w:themeFill="accent3"/>
          </w:tcPr>
          <w:p w14:paraId="715D78D3" w14:textId="62C43E25" w:rsidR="005D5C41" w:rsidRPr="009D78F2" w:rsidRDefault="1B8E2A1F" w:rsidP="00D13CAC">
            <w:pPr>
              <w:pStyle w:val="Text"/>
              <w:jc w:val="both"/>
              <w:rPr>
                <w:rStyle w:val="Emphasis"/>
                <w:i w:val="0"/>
                <w:sz w:val="24"/>
              </w:rPr>
            </w:pPr>
            <w:r>
              <w:t>Het onderzoeksvraag van dit experiment is als volgt “Wat heeft de meeste invloed op de hoogte van de waterraket, de hoeveelheid water of eventuele aanpassingen (neuskegel en vinnen)?” Zullen de vinnen en neuskegel de raket rechter laten gaan en zo minder energie verspillen aan naar zijkanten gaan? Maar de neuskegel en vinnen voegen veel gewicht toe. Zal meer water helpen doordat er nu meer stuwkracht is? Maar water geeft ook extra gewicht waardoor de raket weer minder hoog gaat.</w:t>
            </w:r>
          </w:p>
          <w:p w14:paraId="2345BE97" w14:textId="77777777" w:rsidR="005D5C41" w:rsidRDefault="005D5C41" w:rsidP="00A30CAE">
            <w:pPr>
              <w:pStyle w:val="Text"/>
              <w:rPr>
                <w:noProof w:val="0"/>
              </w:rPr>
            </w:pPr>
          </w:p>
          <w:p w14:paraId="11D30B5F" w14:textId="77777777" w:rsidR="005D5C41" w:rsidRDefault="1B8E2A1F" w:rsidP="1B8E2A1F">
            <w:pPr>
              <w:pStyle w:val="Text"/>
              <w:rPr>
                <w:b/>
                <w:bCs/>
              </w:rPr>
            </w:pPr>
            <w:r w:rsidRPr="00D13CAC">
              <w:rPr>
                <w:b/>
                <w:bCs/>
              </w:rPr>
              <w:t>Hypothese</w:t>
            </w:r>
          </w:p>
          <w:p w14:paraId="4907FC6C" w14:textId="1D90ED4E" w:rsidR="00A261A8" w:rsidRPr="00A261A8" w:rsidRDefault="1B8E2A1F" w:rsidP="00A30CAE">
            <w:pPr>
              <w:pStyle w:val="Text"/>
              <w:rPr>
                <w:rFonts w:ascii="Arial" w:hAnsi="Arial" w:cs="Arial"/>
                <w:b/>
                <w:bCs/>
                <w:color w:val="202124"/>
                <w:sz w:val="21"/>
                <w:szCs w:val="21"/>
                <w:shd w:val="clear" w:color="auto" w:fill="FFFFFF"/>
              </w:rPr>
            </w:pPr>
            <w:r>
              <w:t>De hypothese van dit experiment dat water de meeste invloed zal hebben op de hoogte van de raket.</w:t>
            </w:r>
          </w:p>
        </w:tc>
        <w:tc>
          <w:tcPr>
            <w:tcW w:w="4912" w:type="dxa"/>
            <w:shd w:val="clear" w:color="auto" w:fill="EDF0F4" w:themeFill="accent3"/>
          </w:tcPr>
          <w:p w14:paraId="196450C8" w14:textId="77777777" w:rsidR="00900673" w:rsidRDefault="00F75BC0" w:rsidP="00900673">
            <w:pPr>
              <w:keepNext/>
              <w:jc w:val="right"/>
            </w:pPr>
            <w:r w:rsidRPr="00735BE0">
              <w:drawing>
                <wp:inline distT="0" distB="0" distL="0" distR="0" wp14:anchorId="265788A9" wp14:editId="6B979220">
                  <wp:extent cx="4826964" cy="2762024"/>
                  <wp:effectExtent l="381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6" cstate="print">
                            <a:extLst>
                              <a:ext uri="{28A0092B-C50C-407E-A947-70E740481C1C}">
                                <a14:useLocalDpi xmlns:a14="http://schemas.microsoft.com/office/drawing/2010/main" val="0"/>
                              </a:ext>
                            </a:extLst>
                          </a:blip>
                          <a:srcRect t="9985" b="13720"/>
                          <a:stretch/>
                        </pic:blipFill>
                        <pic:spPr bwMode="auto">
                          <a:xfrm rot="5400000">
                            <a:off x="0" y="0"/>
                            <a:ext cx="4887846" cy="2796861"/>
                          </a:xfrm>
                          <a:prstGeom prst="rect">
                            <a:avLst/>
                          </a:prstGeom>
                          <a:ln>
                            <a:noFill/>
                          </a:ln>
                          <a:extLst>
                            <a:ext uri="{53640926-AAD7-44D8-BBD7-CCE9431645EC}">
                              <a14:shadowObscured xmlns:a14="http://schemas.microsoft.com/office/drawing/2010/main"/>
                            </a:ext>
                          </a:extLst>
                        </pic:spPr>
                      </pic:pic>
                    </a:graphicData>
                  </a:graphic>
                </wp:inline>
              </w:drawing>
            </w:r>
          </w:p>
          <w:p w14:paraId="526B95D2" w14:textId="7F41C9E8" w:rsidR="00F75BC0" w:rsidRPr="00735BE0" w:rsidRDefault="1B8E2A1F" w:rsidP="00900673">
            <w:pPr>
              <w:pStyle w:val="Caption"/>
              <w:jc w:val="right"/>
            </w:pPr>
            <w:r>
              <w:t xml:space="preserve">Figuur </w:t>
            </w:r>
            <w:r w:rsidR="00900673">
              <w:fldChar w:fldCharType="begin"/>
            </w:r>
            <w:r w:rsidR="00900673">
              <w:instrText xml:space="preserve"> SEQ Figuur \* ARABIC </w:instrText>
            </w:r>
            <w:r w:rsidR="00900673">
              <w:fldChar w:fldCharType="separate"/>
            </w:r>
            <w:r>
              <w:t>1:</w:t>
            </w:r>
            <w:r w:rsidR="00900673">
              <w:fldChar w:fldCharType="end"/>
            </w:r>
            <w:r>
              <w:t xml:space="preserve"> Rocketman</w:t>
            </w:r>
          </w:p>
        </w:tc>
        <w:tc>
          <w:tcPr>
            <w:tcW w:w="421" w:type="dxa"/>
            <w:shd w:val="clear" w:color="auto" w:fill="EDF0F4" w:themeFill="accent3"/>
          </w:tcPr>
          <w:p w14:paraId="045F8A49" w14:textId="77777777" w:rsidR="00F75BC0" w:rsidRPr="00267B48" w:rsidRDefault="00F75BC0" w:rsidP="00CC0898">
            <w:pPr>
              <w:rPr>
                <w:noProof w:val="0"/>
              </w:rPr>
            </w:pPr>
          </w:p>
        </w:tc>
      </w:tr>
    </w:tbl>
    <w:p w14:paraId="62621EFF" w14:textId="3A3E9757" w:rsidR="00F75BC0" w:rsidRDefault="0068708E" w:rsidP="00F75BC0">
      <w:pPr>
        <w:rPr>
          <w:noProof w:val="0"/>
        </w:rPr>
      </w:pPr>
      <w:r>
        <w:rPr>
          <w:noProof w:val="0"/>
        </w:rPr>
        <w:t xml:space="preserve"> </w:t>
      </w:r>
    </w:p>
    <w:p w14:paraId="694C11E6" w14:textId="77777777" w:rsidR="00F75BC0" w:rsidRPr="00267B48" w:rsidRDefault="00F75BC0" w:rsidP="00F75BC0">
      <w:pPr>
        <w:rPr>
          <w:noProof w:val="0"/>
        </w:rPr>
      </w:pPr>
    </w:p>
    <w:p w14:paraId="24E8CAD1" w14:textId="2E9CDA7D" w:rsidR="001D53F8" w:rsidRPr="00C87724" w:rsidRDefault="00C722E0">
      <w:pPr>
        <w:rPr>
          <w:noProof w:val="0"/>
          <w:lang w:val="en-IE"/>
        </w:rPr>
      </w:pPr>
      <w:r w:rsidRPr="00C87724">
        <w:rPr>
          <w:noProof w:val="0"/>
          <w:lang w:val="en-IE"/>
        </w:rPr>
        <w:t xml:space="preserve"> </w:t>
      </w:r>
    </w:p>
    <w:p w14:paraId="2B3758A8" w14:textId="3386B706" w:rsidR="00A24793" w:rsidRPr="00C87724" w:rsidRDefault="00A24793" w:rsidP="00A24793">
      <w:pPr>
        <w:rPr>
          <w:noProof w:val="0"/>
          <w:lang w:val="en-IE"/>
        </w:rPr>
      </w:pPr>
    </w:p>
    <w:p w14:paraId="26C3FEE7" w14:textId="77777777" w:rsidR="002569BA" w:rsidRPr="00715389" w:rsidRDefault="002569BA"/>
    <w:tbl>
      <w:tblPr>
        <w:tblW w:w="10773" w:type="dxa"/>
        <w:shd w:val="clear" w:color="auto" w:fill="ECFBFB" w:themeFill="accent4"/>
        <w:tblLayout w:type="fixed"/>
        <w:tblLook w:val="0600" w:firstRow="0" w:lastRow="0" w:firstColumn="0" w:lastColumn="0" w:noHBand="1" w:noVBand="1"/>
      </w:tblPr>
      <w:tblGrid>
        <w:gridCol w:w="426"/>
        <w:gridCol w:w="4961"/>
        <w:gridCol w:w="4961"/>
        <w:gridCol w:w="425"/>
      </w:tblGrid>
      <w:tr w:rsidR="0031055C" w:rsidRPr="00F608FB" w14:paraId="44164B7B" w14:textId="77777777" w:rsidTr="79320219">
        <w:trPr>
          <w:trHeight w:val="9513"/>
        </w:trPr>
        <w:tc>
          <w:tcPr>
            <w:tcW w:w="426" w:type="dxa"/>
            <w:tcBorders>
              <w:top w:val="single" w:sz="12" w:space="0" w:color="00C1C7" w:themeColor="accent2"/>
            </w:tcBorders>
            <w:shd w:val="clear" w:color="auto" w:fill="ECFBFB" w:themeFill="accent4"/>
          </w:tcPr>
          <w:p w14:paraId="6A647A09" w14:textId="4689B807" w:rsidR="0031055C" w:rsidRPr="00715389" w:rsidRDefault="0031055C" w:rsidP="00CC0898">
            <w:pPr>
              <w:rPr>
                <w:noProof w:val="0"/>
              </w:rPr>
            </w:pPr>
          </w:p>
        </w:tc>
        <w:tc>
          <w:tcPr>
            <w:tcW w:w="4961" w:type="dxa"/>
            <w:tcBorders>
              <w:top w:val="single" w:sz="12" w:space="0" w:color="00C1C7" w:themeColor="accent2"/>
              <w:bottom w:val="single" w:sz="18" w:space="0" w:color="00C1C7" w:themeColor="accent2"/>
              <w:right w:val="single" w:sz="4" w:space="0" w:color="123869" w:themeColor="accent1"/>
            </w:tcBorders>
            <w:shd w:val="clear" w:color="auto" w:fill="ECFBFB" w:themeFill="accent4"/>
          </w:tcPr>
          <w:p w14:paraId="2BAA9DB0" w14:textId="4B0BADC9" w:rsidR="0031055C" w:rsidRPr="00E62212" w:rsidRDefault="000C0919" w:rsidP="007837CC">
            <w:pPr>
              <w:pStyle w:val="Heading5"/>
            </w:pPr>
            <w:r>
              <w:rPr>
                <w:b w:val="0"/>
                <w:bCs/>
              </w:rPr>
              <w:drawing>
                <wp:anchor distT="0" distB="0" distL="114300" distR="114300" simplePos="0" relativeHeight="251658244" behindDoc="1" locked="0" layoutInCell="1" allowOverlap="1" wp14:anchorId="612A457A" wp14:editId="214B3C28">
                  <wp:simplePos x="0" y="0"/>
                  <wp:positionH relativeFrom="column">
                    <wp:posOffset>-3928</wp:posOffset>
                  </wp:positionH>
                  <wp:positionV relativeFrom="paragraph">
                    <wp:posOffset>2950019</wp:posOffset>
                  </wp:positionV>
                  <wp:extent cx="3083014" cy="3083014"/>
                  <wp:effectExtent l="0" t="0" r="3175" b="3175"/>
                  <wp:wrapTight wrapText="bothSides">
                    <wp:wrapPolygon edited="0">
                      <wp:start x="0" y="0"/>
                      <wp:lineTo x="0" y="21489"/>
                      <wp:lineTo x="21489" y="21489"/>
                      <wp:lineTo x="2148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8322" cy="308832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918440706"/>
                <w:placeholder>
                  <w:docPart w:val="0C126EB82E94404798533C3F4ABB1077"/>
                </w:placeholder>
                <w:temporary/>
                <w:showingPlcHdr/>
                <w15:appearance w15:val="hidden"/>
              </w:sdtPr>
              <w:sdtContent>
                <w:r w:rsidR="00E62212">
                  <w:t>De materialen van de water raket</w:t>
                </w:r>
                <w:r w:rsidR="007B2B26">
                  <w:t>.</w:t>
                </w:r>
                <w:r w:rsidR="00E62212">
                  <w:t xml:space="preserve"> </w:t>
                </w:r>
              </w:sdtContent>
            </w:sdt>
          </w:p>
        </w:tc>
        <w:tc>
          <w:tcPr>
            <w:tcW w:w="4961" w:type="dxa"/>
            <w:tcBorders>
              <w:top w:val="single" w:sz="12" w:space="0" w:color="00C1C7" w:themeColor="accent2"/>
              <w:left w:val="single" w:sz="4" w:space="0" w:color="123869" w:themeColor="accent1"/>
              <w:bottom w:val="single" w:sz="12" w:space="0" w:color="00C1C7" w:themeColor="accent2"/>
            </w:tcBorders>
            <w:shd w:val="clear" w:color="auto" w:fill="ECFBFB" w:themeFill="accent4"/>
          </w:tcPr>
          <w:p w14:paraId="3A0C27A4" w14:textId="1CCCFBE8" w:rsidR="00E81EF9" w:rsidRDefault="1B8E2A1F" w:rsidP="1B8E2A1F">
            <w:pPr>
              <w:pStyle w:val="Heading2"/>
              <w:rPr>
                <w:rFonts w:eastAsiaTheme="minorEastAsia"/>
                <w:color w:val="123869" w:themeColor="accent1"/>
              </w:rPr>
            </w:pPr>
            <w:r w:rsidRPr="1B8E2A1F">
              <w:rPr>
                <w:rFonts w:eastAsiaTheme="minorEastAsia"/>
                <w:color w:val="123869" w:themeColor="accent1"/>
              </w:rPr>
              <w:t>Om de waterraket te maken is er het volgende nodig:</w:t>
            </w:r>
          </w:p>
          <w:p w14:paraId="10D9C4C9" w14:textId="04B862C7" w:rsidR="1B8E2A1F" w:rsidRPr="00D13CAC" w:rsidRDefault="1B8E2A1F" w:rsidP="00D13CAC"/>
          <w:p w14:paraId="7EE8AB2D" w14:textId="526B5A59" w:rsidR="00E81EF9" w:rsidRPr="00D13F2C" w:rsidRDefault="001C7219" w:rsidP="00ED4C25">
            <w:pPr>
              <w:pStyle w:val="Heading2"/>
              <w:numPr>
                <w:ilvl w:val="0"/>
                <w:numId w:val="8"/>
              </w:numPr>
              <w:rPr>
                <w:color w:val="123869" w:themeColor="accent1"/>
                <w:sz w:val="32"/>
                <w:szCs w:val="32"/>
              </w:rPr>
            </w:pPr>
            <w:r w:rsidRPr="00D13F2C">
              <w:rPr>
                <w:color w:val="123869" w:themeColor="accent1"/>
                <w:sz w:val="32"/>
                <w:szCs w:val="32"/>
              </w:rPr>
              <w:t>Een plastic fles als drukkamer</w:t>
            </w:r>
          </w:p>
          <w:p w14:paraId="7B75FCC4" w14:textId="5801A153" w:rsidR="001C7219" w:rsidRPr="00D13F2C" w:rsidRDefault="001C7219" w:rsidP="00ED4C25">
            <w:pPr>
              <w:pStyle w:val="Heading2"/>
              <w:numPr>
                <w:ilvl w:val="0"/>
                <w:numId w:val="8"/>
              </w:numPr>
              <w:rPr>
                <w:color w:val="123869" w:themeColor="accent1"/>
                <w:sz w:val="32"/>
                <w:szCs w:val="32"/>
              </w:rPr>
            </w:pPr>
            <w:r w:rsidRPr="00D13F2C">
              <w:rPr>
                <w:color w:val="123869" w:themeColor="accent1"/>
                <w:sz w:val="32"/>
                <w:szCs w:val="32"/>
              </w:rPr>
              <w:t>Een kurk om het ventiel doorheen te doen</w:t>
            </w:r>
          </w:p>
          <w:p w14:paraId="5196DC45" w14:textId="1BD10A10" w:rsidR="001C7219" w:rsidRPr="00D13F2C" w:rsidRDefault="00120549" w:rsidP="00ED4C25">
            <w:pPr>
              <w:pStyle w:val="Heading2"/>
              <w:numPr>
                <w:ilvl w:val="0"/>
                <w:numId w:val="8"/>
              </w:numPr>
              <w:rPr>
                <w:color w:val="123869" w:themeColor="accent1"/>
                <w:sz w:val="32"/>
                <w:szCs w:val="32"/>
              </w:rPr>
            </w:pPr>
            <w:r w:rsidRPr="00D13F2C">
              <w:rPr>
                <w:color w:val="123869" w:themeColor="accent1"/>
                <w:sz w:val="32"/>
                <w:szCs w:val="32"/>
              </w:rPr>
              <w:t>Een ventiel. Een dun lang fietsventiel werkt het best</w:t>
            </w:r>
          </w:p>
          <w:p w14:paraId="3D7BC375" w14:textId="5D5CFBDF" w:rsidR="00120549" w:rsidRPr="00D13F2C" w:rsidRDefault="00120549" w:rsidP="00ED4C25">
            <w:pPr>
              <w:pStyle w:val="Heading2"/>
              <w:numPr>
                <w:ilvl w:val="0"/>
                <w:numId w:val="8"/>
              </w:numPr>
              <w:rPr>
                <w:color w:val="123869" w:themeColor="accent1"/>
                <w:sz w:val="32"/>
                <w:szCs w:val="32"/>
              </w:rPr>
            </w:pPr>
            <w:r w:rsidRPr="00D13F2C">
              <w:rPr>
                <w:color w:val="123869" w:themeColor="accent1"/>
                <w:sz w:val="32"/>
                <w:szCs w:val="32"/>
              </w:rPr>
              <w:t>Ducttape om alles aan elkaar te bevestigen om om de kurk groter te maken</w:t>
            </w:r>
          </w:p>
          <w:p w14:paraId="533784DC" w14:textId="42101699" w:rsidR="00ED4C25" w:rsidRPr="00D13F2C" w:rsidRDefault="00ED4C25" w:rsidP="00ED4C25">
            <w:pPr>
              <w:pStyle w:val="Heading2"/>
              <w:numPr>
                <w:ilvl w:val="0"/>
                <w:numId w:val="8"/>
              </w:numPr>
              <w:rPr>
                <w:color w:val="123869" w:themeColor="accent1"/>
                <w:sz w:val="32"/>
                <w:szCs w:val="32"/>
              </w:rPr>
            </w:pPr>
            <w:r w:rsidRPr="00D13F2C">
              <w:rPr>
                <w:color w:val="123869" w:themeColor="accent1"/>
                <w:sz w:val="32"/>
                <w:szCs w:val="32"/>
              </w:rPr>
              <w:t>Water om in de raket te doen</w:t>
            </w:r>
          </w:p>
          <w:p w14:paraId="7E3FCA4A" w14:textId="56570DA5" w:rsidR="00ED4C25" w:rsidRPr="00D13F2C" w:rsidRDefault="00ED4C25" w:rsidP="00ED4C25">
            <w:pPr>
              <w:pStyle w:val="Heading2"/>
              <w:numPr>
                <w:ilvl w:val="0"/>
                <w:numId w:val="8"/>
              </w:numPr>
              <w:rPr>
                <w:color w:val="123869" w:themeColor="accent1"/>
                <w:sz w:val="32"/>
                <w:szCs w:val="32"/>
              </w:rPr>
            </w:pPr>
            <w:r w:rsidRPr="00D13F2C">
              <w:rPr>
                <w:color w:val="123869" w:themeColor="accent1"/>
                <w:sz w:val="32"/>
                <w:szCs w:val="32"/>
              </w:rPr>
              <w:t>Een fietspomp om de raket af te vuren</w:t>
            </w:r>
          </w:p>
          <w:p w14:paraId="1FDFB492" w14:textId="406AA55F" w:rsidR="00ED4C25" w:rsidRPr="00D13F2C" w:rsidRDefault="00ED4C25" w:rsidP="00ED4C25">
            <w:pPr>
              <w:pStyle w:val="Heading2"/>
              <w:numPr>
                <w:ilvl w:val="0"/>
                <w:numId w:val="8"/>
              </w:numPr>
              <w:rPr>
                <w:color w:val="123869" w:themeColor="accent1"/>
                <w:sz w:val="32"/>
                <w:szCs w:val="32"/>
              </w:rPr>
            </w:pPr>
            <w:r w:rsidRPr="00D13F2C">
              <w:rPr>
                <w:color w:val="123869" w:themeColor="accent1"/>
                <w:sz w:val="32"/>
                <w:szCs w:val="32"/>
              </w:rPr>
              <w:t>Een lanceerplatform, dit moet gewoon iets zijn dat de kurk kan vasthouden terwijl er gepompt word</w:t>
            </w:r>
          </w:p>
          <w:p w14:paraId="5C07793D" w14:textId="6E5E7DC7" w:rsidR="00E81EF9" w:rsidRPr="00E81EF9" w:rsidRDefault="00E81EF9" w:rsidP="00E81EF9">
            <w:pPr>
              <w:pStyle w:val="Heading3"/>
            </w:pPr>
          </w:p>
        </w:tc>
        <w:tc>
          <w:tcPr>
            <w:tcW w:w="425" w:type="dxa"/>
            <w:shd w:val="clear" w:color="auto" w:fill="ECFBFB" w:themeFill="accent4"/>
          </w:tcPr>
          <w:p w14:paraId="25C2FAA5" w14:textId="77777777" w:rsidR="0031055C" w:rsidRPr="00F608FB" w:rsidRDefault="0031055C" w:rsidP="00CC0898">
            <w:pPr>
              <w:rPr>
                <w:noProof w:val="0"/>
              </w:rPr>
            </w:pPr>
          </w:p>
        </w:tc>
      </w:tr>
      <w:tr w:rsidR="0031055C" w:rsidRPr="007F3440" w14:paraId="72706C74" w14:textId="77777777" w:rsidTr="79320219">
        <w:trPr>
          <w:trHeight w:val="50"/>
        </w:trPr>
        <w:tc>
          <w:tcPr>
            <w:tcW w:w="426" w:type="dxa"/>
            <w:shd w:val="clear" w:color="auto" w:fill="ECFBFB" w:themeFill="accent4"/>
          </w:tcPr>
          <w:p w14:paraId="265A88B9" w14:textId="77777777" w:rsidR="0031055C" w:rsidRPr="00F608FB" w:rsidRDefault="0031055C" w:rsidP="00CC0898">
            <w:pPr>
              <w:rPr>
                <w:noProof w:val="0"/>
              </w:rPr>
            </w:pPr>
          </w:p>
        </w:tc>
        <w:tc>
          <w:tcPr>
            <w:tcW w:w="9922" w:type="dxa"/>
            <w:gridSpan w:val="2"/>
            <w:tcBorders>
              <w:top w:val="single" w:sz="18" w:space="0" w:color="00C1C7" w:themeColor="accent2"/>
            </w:tcBorders>
            <w:shd w:val="clear" w:color="auto" w:fill="ECFBFB" w:themeFill="accent4"/>
            <w:vAlign w:val="center"/>
          </w:tcPr>
          <w:p w14:paraId="0009948A" w14:textId="490F38D5" w:rsidR="0031055C" w:rsidRPr="00402C32" w:rsidRDefault="0031055C" w:rsidP="00A24793">
            <w:pPr>
              <w:pStyle w:val="Text"/>
              <w:rPr>
                <w:noProof w:val="0"/>
              </w:rPr>
            </w:pPr>
          </w:p>
        </w:tc>
        <w:tc>
          <w:tcPr>
            <w:tcW w:w="425" w:type="dxa"/>
            <w:shd w:val="clear" w:color="auto" w:fill="ECFBFB" w:themeFill="accent4"/>
          </w:tcPr>
          <w:p w14:paraId="0A9432E0" w14:textId="77777777" w:rsidR="0031055C" w:rsidRPr="00402C32" w:rsidRDefault="0031055C" w:rsidP="00CC0898">
            <w:pPr>
              <w:rPr>
                <w:noProof w:val="0"/>
              </w:rPr>
            </w:pPr>
          </w:p>
        </w:tc>
      </w:tr>
    </w:tbl>
    <w:p w14:paraId="5DFD84A9" w14:textId="28743D8C" w:rsidR="00B50DAA" w:rsidRPr="00402C32" w:rsidRDefault="00B50DAA">
      <w:pPr>
        <w:rPr>
          <w:noProof w:val="0"/>
        </w:rPr>
      </w:pPr>
    </w:p>
    <w:p w14:paraId="63202294" w14:textId="42D7A249" w:rsidR="00991EEB" w:rsidRPr="00402C32" w:rsidRDefault="00B50DAA">
      <w:pPr>
        <w:rPr>
          <w:noProof w:val="0"/>
        </w:rPr>
      </w:pPr>
      <w:r w:rsidRPr="00402C32">
        <w:rPr>
          <w:noProof w:val="0"/>
        </w:rPr>
        <w:br w:type="page"/>
      </w:r>
    </w:p>
    <w:tbl>
      <w:tblPr>
        <w:tblStyle w:val="PlainTable2"/>
        <w:tblW w:w="5000" w:type="pct"/>
        <w:tblLook w:val="04A0" w:firstRow="1" w:lastRow="0" w:firstColumn="1" w:lastColumn="0" w:noHBand="0" w:noVBand="1"/>
      </w:tblPr>
      <w:tblGrid>
        <w:gridCol w:w="367"/>
        <w:gridCol w:w="10040"/>
        <w:gridCol w:w="393"/>
      </w:tblGrid>
      <w:tr w:rsidR="00991EEB" w:rsidRPr="00715389" w14:paraId="2375F20C" w14:textId="77777777" w:rsidTr="79320219">
        <w:trPr>
          <w:cnfStyle w:val="100000000000" w:firstRow="1" w:lastRow="0" w:firstColumn="0" w:lastColumn="0" w:oddVBand="0" w:evenVBand="0" w:oddHBand="0" w:evenHBand="0" w:firstRowFirstColumn="0" w:firstRowLastColumn="0" w:lastRowFirstColumn="0" w:lastRowLastColumn="0"/>
          <w:trHeight w:val="3685"/>
        </w:trPr>
        <w:tc>
          <w:tcPr>
            <w:cnfStyle w:val="001000000000" w:firstRow="0" w:lastRow="0" w:firstColumn="1" w:lastColumn="0" w:oddVBand="0" w:evenVBand="0" w:oddHBand="0" w:evenHBand="0" w:firstRowFirstColumn="0" w:firstRowLastColumn="0" w:lastRowFirstColumn="0" w:lastRowLastColumn="0"/>
            <w:tcW w:w="197" w:type="pct"/>
            <w:tcBorders>
              <w:top w:val="single" w:sz="12" w:space="0" w:color="00C1C7" w:themeColor="accent2"/>
              <w:bottom w:val="nil"/>
            </w:tcBorders>
            <w:shd w:val="clear" w:color="auto" w:fill="ECFBFB" w:themeFill="accent4"/>
          </w:tcPr>
          <w:p w14:paraId="62DB6A4B" w14:textId="77777777" w:rsidR="00991EEB" w:rsidRPr="00F0253A" w:rsidRDefault="00991EEB" w:rsidP="004364E2">
            <w:pPr>
              <w:pStyle w:val="Heading3"/>
              <w:outlineLvl w:val="2"/>
            </w:pPr>
          </w:p>
        </w:tc>
        <w:tc>
          <w:tcPr>
            <w:tcW w:w="4594" w:type="pct"/>
            <w:tcBorders>
              <w:top w:val="single" w:sz="12" w:space="0" w:color="00C1C7" w:themeColor="accent2"/>
              <w:bottom w:val="nil"/>
            </w:tcBorders>
            <w:shd w:val="clear" w:color="auto" w:fill="ECFBFB" w:themeFill="accent4"/>
          </w:tcPr>
          <w:p w14:paraId="1689B9FB" w14:textId="77777777" w:rsidR="00991EEB" w:rsidRPr="00DE3ADD" w:rsidRDefault="00991EEB" w:rsidP="004364E2">
            <w:pPr>
              <w:pStyle w:val="Heading3"/>
              <w:outlineLvl w:val="2"/>
              <w:cnfStyle w:val="100000000000" w:firstRow="1" w:lastRow="0" w:firstColumn="0" w:lastColumn="0" w:oddVBand="0" w:evenVBand="0" w:oddHBand="0" w:evenHBand="0" w:firstRowFirstColumn="0" w:firstRowLastColumn="0" w:lastRowFirstColumn="0" w:lastRowLastColumn="0"/>
              <w:rPr>
                <w:b/>
                <w:bCs w:val="0"/>
              </w:rPr>
            </w:pPr>
            <w:r w:rsidRPr="00DE3ADD">
              <w:br w:type="textWrapping" w:clear="all"/>
              <w:t>Methode</w:t>
            </w:r>
          </w:p>
          <w:p w14:paraId="6D27B0B7" w14:textId="08FFE0D1" w:rsidR="001843B0" w:rsidRDefault="79320219" w:rsidP="1B8E2A1F">
            <w:pPr>
              <w:jc w:val="both"/>
              <w:cnfStyle w:val="100000000000" w:firstRow="1" w:lastRow="0" w:firstColumn="0" w:lastColumn="0" w:oddVBand="0" w:evenVBand="0" w:oddHBand="0" w:evenHBand="0" w:firstRowFirstColumn="0" w:firstRowLastColumn="0" w:lastRowFirstColumn="0" w:lastRowLastColumn="0"/>
            </w:pPr>
            <w:r>
              <w:rPr>
                <w:b w:val="0"/>
                <w:bCs w:val="0"/>
              </w:rPr>
              <w:t xml:space="preserve">Om dit experiment uit te voeren moet er het volgende gebeuren. Eerst moet deaket gemaakt worden. </w:t>
            </w:r>
          </w:p>
          <w:p w14:paraId="0BB6272E" w14:textId="390A672F" w:rsidR="001843B0" w:rsidRDefault="79320219" w:rsidP="1B8E2A1F">
            <w:pPr>
              <w:jc w:val="both"/>
              <w:cnfStyle w:val="100000000000" w:firstRow="1" w:lastRow="0" w:firstColumn="0" w:lastColumn="0" w:oddVBand="0" w:evenVBand="0" w:oddHBand="0" w:evenHBand="0" w:firstRowFirstColumn="0" w:firstRowLastColumn="0" w:lastRowFirstColumn="0" w:lastRowLastColumn="0"/>
            </w:pPr>
            <w:r>
              <w:rPr>
                <w:b w:val="0"/>
                <w:bCs w:val="0"/>
              </w:rPr>
              <w:t xml:space="preserve">1. Steek het ventiel door de kurk heen, hier is eventueel een hamer voor nodig. </w:t>
            </w:r>
          </w:p>
          <w:p w14:paraId="488C9704" w14:textId="7D9509C6" w:rsidR="001843B0" w:rsidRDefault="79320219" w:rsidP="1B8E2A1F">
            <w:pPr>
              <w:jc w:val="both"/>
              <w:cnfStyle w:val="100000000000" w:firstRow="1" w:lastRow="0" w:firstColumn="0" w:lastColumn="0" w:oddVBand="0" w:evenVBand="0" w:oddHBand="0" w:evenHBand="0" w:firstRowFirstColumn="0" w:firstRowLastColumn="0" w:lastRowFirstColumn="0" w:lastRowLastColumn="0"/>
            </w:pPr>
            <w:r>
              <w:rPr>
                <w:b w:val="0"/>
                <w:bCs w:val="0"/>
              </w:rPr>
              <w:t xml:space="preserve">2. Doe de kurk op de fles en begin met pompen. Na enkele keren pompen schiet de fles van de keruk en vliegt de fles de lucht in, hierbij word alles om het platform heen mogelijk nat. </w:t>
            </w:r>
          </w:p>
          <w:p w14:paraId="3CB099E4" w14:textId="0E3E0210" w:rsidR="00991EEB" w:rsidRPr="00715389" w:rsidRDefault="79320219" w:rsidP="004364E2">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3. Zorg ervoor dat de camera bij alle uitgevoerde experimenten niet van locatie veranderd of gekanteld word. De fles is 31 cm lang gebruik die als referentie om met de hoogte te meten vanuit de opname </w:t>
            </w:r>
          </w:p>
        </w:tc>
        <w:tc>
          <w:tcPr>
            <w:tcW w:w="209" w:type="pct"/>
            <w:tcBorders>
              <w:top w:val="single" w:sz="12" w:space="0" w:color="00C1C7" w:themeColor="accent2"/>
              <w:bottom w:val="nil"/>
            </w:tcBorders>
            <w:shd w:val="clear" w:color="auto" w:fill="ECFBFB" w:themeFill="accent4"/>
          </w:tcPr>
          <w:p w14:paraId="5E0C9326" w14:textId="77777777" w:rsidR="00991EEB" w:rsidRPr="00715389" w:rsidRDefault="00991EEB" w:rsidP="004364E2">
            <w:pPr>
              <w:pStyle w:val="Heading3"/>
              <w:outlineLvl w:val="2"/>
              <w:cnfStyle w:val="100000000000" w:firstRow="1" w:lastRow="0" w:firstColumn="0" w:lastColumn="0" w:oddVBand="0" w:evenVBand="0" w:oddHBand="0" w:evenHBand="0" w:firstRowFirstColumn="0" w:firstRowLastColumn="0" w:lastRowFirstColumn="0" w:lastRowLastColumn="0"/>
            </w:pPr>
          </w:p>
        </w:tc>
      </w:tr>
      <w:tr w:rsidR="00991EEB" w:rsidRPr="00715389" w14:paraId="4BF91666" w14:textId="77777777" w:rsidTr="00A454BB">
        <w:tblPrEx>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9458"/>
        </w:trPr>
        <w:tc>
          <w:tcPr>
            <w:cnfStyle w:val="001000000000" w:firstRow="0" w:lastRow="0" w:firstColumn="1" w:lastColumn="0" w:oddVBand="0" w:evenVBand="0" w:oddHBand="0" w:evenHBand="0" w:firstRowFirstColumn="0" w:firstRowLastColumn="0" w:lastRowFirstColumn="0" w:lastRowLastColumn="0"/>
            <w:tcW w:w="0" w:type="pct"/>
            <w:tcBorders>
              <w:top w:val="nil"/>
              <w:bottom w:val="single" w:sz="12" w:space="0" w:color="00C1C7" w:themeColor="accent2"/>
            </w:tcBorders>
            <w:shd w:val="clear" w:color="auto" w:fill="ECFBFB" w:themeFill="accent4"/>
          </w:tcPr>
          <w:p w14:paraId="7ED376A5" w14:textId="77777777" w:rsidR="00991EEB" w:rsidRPr="00715389" w:rsidRDefault="00991EEB" w:rsidP="004364E2"/>
        </w:tc>
        <w:tc>
          <w:tcPr>
            <w:tcW w:w="0" w:type="pct"/>
            <w:tcBorders>
              <w:top w:val="nil"/>
              <w:bottom w:val="single" w:sz="12" w:space="0" w:color="00C1C7" w:themeColor="accent2"/>
            </w:tcBorders>
            <w:shd w:val="clear" w:color="auto" w:fill="ECFBFB" w:themeFill="accent4"/>
          </w:tcPr>
          <w:p w14:paraId="117B924D" w14:textId="799298FC" w:rsidR="00991EEB" w:rsidRDefault="00991EEB" w:rsidP="004364E2">
            <w:pPr>
              <w:pStyle w:val="Heading3"/>
              <w:outlineLvl w:val="2"/>
              <w:cnfStyle w:val="000000100000" w:firstRow="0" w:lastRow="0" w:firstColumn="0" w:lastColumn="0" w:oddVBand="0" w:evenVBand="0" w:oddHBand="1" w:evenHBand="0" w:firstRowFirstColumn="0" w:firstRowLastColumn="0" w:lastRowFirstColumn="0" w:lastRowLastColumn="0"/>
            </w:pPr>
            <w:r>
              <w:t>Resultaten</w:t>
            </w:r>
          </w:p>
          <w:p w14:paraId="52EF3A65" w14:textId="51054E77" w:rsidR="00991EEB" w:rsidRDefault="00D443BE" w:rsidP="004364E2">
            <w:pPr>
              <w:cnfStyle w:val="000000100000" w:firstRow="0" w:lastRow="0" w:firstColumn="0" w:lastColumn="0" w:oddVBand="0" w:evenVBand="0" w:oddHBand="1" w:evenHBand="0" w:firstRowFirstColumn="0" w:firstRowLastColumn="0" w:lastRowFirstColumn="0" w:lastRowLastColumn="0"/>
              <w:rPr>
                <w14:props3d w14:extrusionH="57150" w14:contourW="0" w14:prstMaterial="flat">
                  <w14:bevelT w14:w="38100" w14:h="38100" w14:prst="circle"/>
                  <w14:bevelB w14:w="38100" w14:h="38100" w14:prst="circle"/>
                </w14:props3d>
              </w:rPr>
            </w:pPr>
            <w:r>
              <w:drawing>
                <wp:anchor distT="0" distB="0" distL="114300" distR="114300" simplePos="0" relativeHeight="251658243" behindDoc="1" locked="0" layoutInCell="1" allowOverlap="1" wp14:anchorId="0A16149D" wp14:editId="4E882E72">
                  <wp:simplePos x="0" y="0"/>
                  <wp:positionH relativeFrom="column">
                    <wp:posOffset>12728</wp:posOffset>
                  </wp:positionH>
                  <wp:positionV relativeFrom="paragraph">
                    <wp:posOffset>482211</wp:posOffset>
                  </wp:positionV>
                  <wp:extent cx="6189980" cy="3610610"/>
                  <wp:effectExtent l="57150" t="57150" r="39370" b="46990"/>
                  <wp:wrapTight wrapText="bothSides">
                    <wp:wrapPolygon edited="0">
                      <wp:start x="-199" y="-342"/>
                      <wp:lineTo x="-199" y="21767"/>
                      <wp:lineTo x="21671" y="21767"/>
                      <wp:lineTo x="21671" y="-342"/>
                      <wp:lineTo x="-199" y="-342"/>
                    </wp:wrapPolygon>
                  </wp:wrapTight>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Pr>
                <w14:props3d w14:extrusionH="57150" w14:contourW="0" w14:prstMaterial="flat">
                  <w14:bevelT w14:w="38100" w14:h="38100" w14:prst="circle"/>
                  <w14:bevelB w14:w="38100" w14:h="38100" w14:prst="circle"/>
                </w14:props3d>
              </w:rPr>
              <w:t>De resultaten gestippeld is met ontwerp zonder stippels is zonder ontwerp.</w:t>
            </w:r>
            <w:r w:rsidR="00AD5C21">
              <w:rPr>
                <w14:props3d w14:extrusionH="57150" w14:contourW="0" w14:prstMaterial="flat">
                  <w14:bevelT w14:w="38100" w14:h="38100" w14:prst="circle"/>
                  <w14:bevelB w14:w="38100" w14:h="38100" w14:prst="circle"/>
                </w14:props3d>
              </w:rPr>
              <w:t xml:space="preserve"> De y as is hoogte in meters of druk in bar. De x as zijn de </w:t>
            </w:r>
            <w:ins w:id="0" w:author="Author">
              <w:r w:rsidR="0097524D">
                <w:rPr>
                  <w14:props3d w14:extrusionH="57150" w14:contourW="0" w14:prstMaterial="flat">
                    <w14:bevelT w14:w="38100" w14:h="38100" w14:prst="circle"/>
                    <w14:bevelB w14:w="38100" w14:h="38100" w14:prst="circle"/>
                  </w14:props3d>
                </w:rPr>
                <w:t xml:space="preserve"> </w:t>
              </w:r>
            </w:ins>
            <w:r w:rsidR="00A454BB">
              <w:rPr>
                <w14:props3d w14:extrusionH="57150" w14:contourW="0" w14:prstMaterial="flat">
                  <w14:bevelT w14:w="38100" w14:h="38100" w14:prst="circle"/>
                  <w14:bevelB w14:w="38100" w14:h="38100" w14:prst="circle"/>
                </w14:props3d>
              </w:rPr>
              <w:t>6 experimenten</w:t>
            </w:r>
          </w:p>
          <w:p w14:paraId="083849B4" w14:textId="77777777" w:rsidR="00D13CAC" w:rsidRDefault="00D13CAC" w:rsidP="00D13CAC">
            <w:pPr>
              <w:pStyle w:val="Heading3"/>
              <w:outlineLvl w:val="2"/>
              <w:cnfStyle w:val="000000100000" w:firstRow="0" w:lastRow="0" w:firstColumn="0" w:lastColumn="0" w:oddVBand="0" w:evenVBand="0" w:oddHBand="1" w:evenHBand="0" w:firstRowFirstColumn="0" w:firstRowLastColumn="0" w:lastRowFirstColumn="0" w:lastRowLastColumn="0"/>
              <w:rPr>
                <w14:props3d w14:extrusionH="57150" w14:contourW="0" w14:prstMaterial="flat">
                  <w14:bevelT w14:w="38100" w14:h="38100" w14:prst="circle"/>
                  <w14:bevelB w14:w="38100" w14:h="38100" w14:prst="circle"/>
                </w14:props3d>
              </w:rPr>
            </w:pPr>
            <w:r>
              <w:rPr>
                <w14:props3d w14:extrusionH="57150" w14:contourW="0" w14:prstMaterial="flat">
                  <w14:bevelT w14:w="38100" w14:h="38100" w14:prst="circle"/>
                  <w14:bevelB w14:w="38100" w14:h="38100" w14:prst="circle"/>
                </w14:props3d>
              </w:rPr>
              <w:t>De experimenten</w:t>
            </w:r>
          </w:p>
          <w:p w14:paraId="6966E391" w14:textId="70717D1D" w:rsidR="00D13CAC" w:rsidRDefault="00D13CAC" w:rsidP="00D13CAC">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Lege fles alleen lucht</w:t>
            </w:r>
          </w:p>
          <w:p w14:paraId="30134923" w14:textId="77777777" w:rsidR="00D13CAC" w:rsidRDefault="00D13CAC" w:rsidP="00D13CAC">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100 ml water</w:t>
            </w:r>
          </w:p>
          <w:p w14:paraId="7F903308" w14:textId="77777777" w:rsidR="00D13CAC" w:rsidRDefault="00D13CAC" w:rsidP="00D13CAC">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300 ml water</w:t>
            </w:r>
          </w:p>
          <w:p w14:paraId="3ACFC395" w14:textId="77777777" w:rsidR="00D13CAC" w:rsidRDefault="00D13CAC" w:rsidP="00D13CAC">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Lege fles met ontwerp</w:t>
            </w:r>
          </w:p>
          <w:p w14:paraId="3534A279" w14:textId="77777777" w:rsidR="00D13CAC" w:rsidRDefault="00D13CAC" w:rsidP="00D13CAC">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Ontwerp met 100 ml water</w:t>
            </w:r>
          </w:p>
          <w:p w14:paraId="4CA85F46" w14:textId="0EA2CFAE" w:rsidR="00D13CAC" w:rsidRPr="0091734E" w:rsidRDefault="00D13CAC" w:rsidP="0091734E">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Ontwerp met 300 ml water</w:t>
            </w:r>
          </w:p>
        </w:tc>
        <w:tc>
          <w:tcPr>
            <w:tcW w:w="0" w:type="pct"/>
            <w:tcBorders>
              <w:top w:val="nil"/>
              <w:bottom w:val="single" w:sz="12" w:space="0" w:color="00C1C7" w:themeColor="accent2"/>
            </w:tcBorders>
            <w:shd w:val="clear" w:color="auto" w:fill="ECFBFB" w:themeFill="accent4"/>
          </w:tcPr>
          <w:p w14:paraId="725BEF52" w14:textId="77777777" w:rsidR="00991EEB" w:rsidRPr="00715389" w:rsidRDefault="00991EEB" w:rsidP="004364E2">
            <w:pPr>
              <w:cnfStyle w:val="000000100000" w:firstRow="0" w:lastRow="0" w:firstColumn="0" w:lastColumn="0" w:oddVBand="0" w:evenVBand="0" w:oddHBand="1" w:evenHBand="0" w:firstRowFirstColumn="0" w:firstRowLastColumn="0" w:lastRowFirstColumn="0" w:lastRowLastColumn="0"/>
            </w:pPr>
          </w:p>
        </w:tc>
      </w:tr>
    </w:tbl>
    <w:p w14:paraId="2DDD1967" w14:textId="77777777" w:rsidR="00991EEB" w:rsidRPr="00715389" w:rsidRDefault="00991EEB" w:rsidP="00991EEB"/>
    <w:p w14:paraId="16244FCC" w14:textId="77777777" w:rsidR="00991EEB" w:rsidRPr="00715389" w:rsidRDefault="00991EEB" w:rsidP="00991EEB"/>
    <w:p w14:paraId="6E9A1714" w14:textId="6B671DD3" w:rsidR="00991EEB" w:rsidRDefault="00991EEB">
      <w:pPr>
        <w:rPr>
          <w:noProof w:val="0"/>
        </w:rPr>
      </w:pPr>
    </w:p>
    <w:p w14:paraId="2B890E96" w14:textId="77777777" w:rsidR="00A24793" w:rsidRPr="00402C32" w:rsidRDefault="00A24793">
      <w:pPr>
        <w:rPr>
          <w:noProof w:val="0"/>
        </w:rPr>
      </w:pPr>
    </w:p>
    <w:tbl>
      <w:tblPr>
        <w:tblW w:w="10773" w:type="dxa"/>
        <w:shd w:val="clear" w:color="auto" w:fill="00C1C7" w:themeFill="accent2"/>
        <w:tblLayout w:type="fixed"/>
        <w:tblLook w:val="0600" w:firstRow="0" w:lastRow="0" w:firstColumn="0" w:lastColumn="0" w:noHBand="1" w:noVBand="1"/>
      </w:tblPr>
      <w:tblGrid>
        <w:gridCol w:w="993"/>
        <w:gridCol w:w="8788"/>
        <w:gridCol w:w="992"/>
      </w:tblGrid>
      <w:tr w:rsidR="0031055C" w:rsidRPr="007F3440" w14:paraId="60B8DEF8" w14:textId="77777777" w:rsidTr="006A72A5">
        <w:trPr>
          <w:trHeight w:val="1025"/>
        </w:trPr>
        <w:tc>
          <w:tcPr>
            <w:tcW w:w="993" w:type="dxa"/>
            <w:vMerge w:val="restart"/>
            <w:shd w:val="clear" w:color="auto" w:fill="00C1C7" w:themeFill="accent2"/>
          </w:tcPr>
          <w:p w14:paraId="61D72C06" w14:textId="77777777" w:rsidR="0031055C" w:rsidRPr="00402C32" w:rsidRDefault="0031055C" w:rsidP="0031055C">
            <w:pPr>
              <w:pStyle w:val="GraphicAnchor"/>
              <w:rPr>
                <w:noProof w:val="0"/>
              </w:rPr>
            </w:pPr>
          </w:p>
        </w:tc>
        <w:tc>
          <w:tcPr>
            <w:tcW w:w="8788" w:type="dxa"/>
            <w:tcBorders>
              <w:bottom w:val="single" w:sz="36" w:space="0" w:color="123869" w:themeColor="accent1"/>
            </w:tcBorders>
            <w:shd w:val="clear" w:color="auto" w:fill="00C1C7" w:themeFill="accent2"/>
          </w:tcPr>
          <w:p w14:paraId="16C0B9D9" w14:textId="77777777" w:rsidR="0031055C" w:rsidRPr="00402C32" w:rsidRDefault="0031055C" w:rsidP="0031055C">
            <w:pPr>
              <w:rPr>
                <w:noProof w:val="0"/>
              </w:rPr>
            </w:pPr>
          </w:p>
        </w:tc>
        <w:tc>
          <w:tcPr>
            <w:tcW w:w="992" w:type="dxa"/>
            <w:vMerge w:val="restart"/>
            <w:shd w:val="clear" w:color="auto" w:fill="00C1C7" w:themeFill="accent2"/>
          </w:tcPr>
          <w:p w14:paraId="7AA6813C" w14:textId="77777777" w:rsidR="0031055C" w:rsidRPr="00402C32" w:rsidRDefault="0031055C" w:rsidP="00CC0898">
            <w:pPr>
              <w:rPr>
                <w:noProof w:val="0"/>
              </w:rPr>
            </w:pPr>
          </w:p>
        </w:tc>
      </w:tr>
      <w:tr w:rsidR="0031055C" w:rsidRPr="00B569D6" w14:paraId="36A8B055" w14:textId="77777777" w:rsidTr="00991EEB">
        <w:trPr>
          <w:trHeight w:val="8228"/>
        </w:trPr>
        <w:tc>
          <w:tcPr>
            <w:tcW w:w="993" w:type="dxa"/>
            <w:vMerge/>
            <w:shd w:val="clear" w:color="auto" w:fill="00C1C7" w:themeFill="accent2"/>
          </w:tcPr>
          <w:p w14:paraId="2F4EB9D2" w14:textId="77777777" w:rsidR="0031055C" w:rsidRPr="00402C32" w:rsidRDefault="0031055C" w:rsidP="00CC0898">
            <w:pPr>
              <w:rPr>
                <w:noProof w:val="0"/>
              </w:rPr>
            </w:pPr>
          </w:p>
        </w:tc>
        <w:tc>
          <w:tcPr>
            <w:tcW w:w="8788" w:type="dxa"/>
            <w:tcBorders>
              <w:top w:val="single" w:sz="36" w:space="0" w:color="123869" w:themeColor="accent1"/>
              <w:bottom w:val="single" w:sz="36" w:space="0" w:color="123869" w:themeColor="accent1"/>
            </w:tcBorders>
            <w:shd w:val="clear" w:color="auto" w:fill="FFFFFF" w:themeFill="background1"/>
            <w:vAlign w:val="center"/>
          </w:tcPr>
          <w:p w14:paraId="7A3B6C13" w14:textId="77206020" w:rsidR="0031055C" w:rsidRPr="005F7D47" w:rsidRDefault="005F7D47" w:rsidP="00A24793">
            <w:pPr>
              <w:pStyle w:val="Quote"/>
              <w:rPr>
                <w:sz w:val="52"/>
                <w:szCs w:val="52"/>
              </w:rPr>
            </w:pPr>
            <w:r w:rsidRPr="005F7D47">
              <w:rPr>
                <w:sz w:val="52"/>
                <w:szCs w:val="52"/>
                <w14:props3d w14:extrusionH="57150" w14:contourW="0" w14:prstMaterial="flat">
                  <w14:bevelT w14:w="38100" w14:h="38100" w14:prst="circle"/>
                  <w14:bevelB w14:w="38100" w14:h="38100" w14:prst="circle"/>
                </w14:props3d>
              </w:rPr>
              <w:t>De</w:t>
            </w:r>
            <w:r>
              <w:rPr>
                <w:sz w:val="52"/>
                <w:szCs w:val="52"/>
                <w14:props3d w14:extrusionH="57150" w14:contourW="0" w14:prstMaterial="flat">
                  <w14:bevelT w14:w="38100" w14:h="38100" w14:prst="circle"/>
                  <w14:bevelB w14:w="38100" w14:h="38100" w14:prst="circle"/>
                </w14:props3d>
              </w:rPr>
              <w:t xml:space="preserve"> conclusie van dit experiment</w:t>
            </w:r>
            <w:r w:rsidR="00611E3E">
              <w:rPr>
                <w:sz w:val="52"/>
                <w:szCs w:val="52"/>
                <w14:props3d w14:extrusionH="57150" w14:contourW="0" w14:prstMaterial="flat">
                  <w14:bevelT w14:w="38100" w14:h="38100" w14:prst="circle"/>
                  <w14:bevelB w14:w="38100" w14:h="38100" w14:prst="circle"/>
                </w14:props3d>
              </w:rPr>
              <w:t xml:space="preserve"> is</w:t>
            </w:r>
            <w:r w:rsidRPr="005F7D47">
              <w:rPr>
                <w:sz w:val="52"/>
                <w:szCs w:val="52"/>
                <w14:props3d w14:extrusionH="57150" w14:contourW="0" w14:prstMaterial="flat">
                  <w14:bevelT w14:w="38100" w14:h="38100" w14:prst="circle"/>
                  <w14:bevelB w14:w="38100" w14:h="38100" w14:prst="circle"/>
                </w14:props3d>
              </w:rPr>
              <w:t xml:space="preserve"> dat over het algemeen meer water beter is. Verder maakt </w:t>
            </w:r>
            <w:r w:rsidR="00DC7B74">
              <w:rPr>
                <w:sz w:val="52"/>
                <w:szCs w:val="52"/>
                <w14:props3d w14:extrusionH="57150" w14:contourW="0" w14:prstMaterial="flat">
                  <w14:bevelT w14:w="38100" w14:h="38100" w14:prst="circle"/>
                  <w14:bevelB w14:w="38100" w14:h="38100" w14:prst="circle"/>
                </w14:props3d>
              </w:rPr>
              <w:t>het ontwerp</w:t>
            </w:r>
            <w:r w:rsidRPr="005F7D47">
              <w:rPr>
                <w:sz w:val="52"/>
                <w:szCs w:val="52"/>
                <w14:props3d w14:extrusionH="57150" w14:contourW="0" w14:prstMaterial="flat">
                  <w14:bevelT w14:w="38100" w14:h="38100" w14:prst="circle"/>
                  <w14:bevelB w14:w="38100" w14:h="38100" w14:prst="circle"/>
                </w14:props3d>
              </w:rPr>
              <w:t xml:space="preserve"> de hoogte veel minder op alleen lucht maar met water is de hoogte bijna gelijk met de toevoeging van </w:t>
            </w:r>
            <w:r w:rsidR="00DC7B74">
              <w:rPr>
                <w:sz w:val="52"/>
                <w:szCs w:val="52"/>
                <w14:props3d w14:extrusionH="57150" w14:contourW="0" w14:prstMaterial="flat">
                  <w14:bevelT w14:w="38100" w14:h="38100" w14:prst="circle"/>
                  <w14:bevelB w14:w="38100" w14:h="38100" w14:prst="circle"/>
                </w14:props3d>
              </w:rPr>
              <w:t>het ontwerp</w:t>
            </w:r>
            <w:r w:rsidRPr="005F7D47">
              <w:rPr>
                <w:sz w:val="52"/>
                <w:szCs w:val="52"/>
                <w14:props3d w14:extrusionH="57150" w14:contourW="0" w14:prstMaterial="flat">
                  <w14:bevelT w14:w="38100" w14:h="38100" w14:prst="circle"/>
                  <w14:bevelB w14:w="38100" w14:h="38100" w14:prst="circle"/>
                </w14:props3d>
              </w:rPr>
              <w:t>. Luchtdruk ligt volgens de resultaten heel erg aan de hoeveelheid water hoe meer water hoe hoger de druk maar veel verschil is er niet.</w:t>
            </w:r>
          </w:p>
        </w:tc>
        <w:tc>
          <w:tcPr>
            <w:tcW w:w="992" w:type="dxa"/>
            <w:vMerge/>
            <w:shd w:val="clear" w:color="auto" w:fill="00C1C7" w:themeFill="accent2"/>
          </w:tcPr>
          <w:p w14:paraId="54AE1D59" w14:textId="77777777" w:rsidR="0031055C" w:rsidRPr="00B569D6" w:rsidRDefault="0031055C" w:rsidP="00CC0898">
            <w:pPr>
              <w:rPr>
                <w:noProof w:val="0"/>
              </w:rPr>
            </w:pPr>
          </w:p>
        </w:tc>
      </w:tr>
      <w:tr w:rsidR="0031055C" w:rsidRPr="00B569D6" w14:paraId="6FF0F593" w14:textId="77777777" w:rsidTr="00991EEB">
        <w:trPr>
          <w:trHeight w:val="2583"/>
        </w:trPr>
        <w:tc>
          <w:tcPr>
            <w:tcW w:w="993" w:type="dxa"/>
            <w:vMerge/>
            <w:shd w:val="clear" w:color="auto" w:fill="00C1C7" w:themeFill="accent2"/>
          </w:tcPr>
          <w:p w14:paraId="00816DEC" w14:textId="77777777" w:rsidR="0031055C" w:rsidRPr="00B569D6" w:rsidRDefault="0031055C" w:rsidP="00CC0898">
            <w:pPr>
              <w:rPr>
                <w:noProof w:val="0"/>
              </w:rPr>
            </w:pPr>
          </w:p>
        </w:tc>
        <w:tc>
          <w:tcPr>
            <w:tcW w:w="8788" w:type="dxa"/>
            <w:tcBorders>
              <w:top w:val="single" w:sz="36" w:space="0" w:color="123869" w:themeColor="accent1"/>
            </w:tcBorders>
            <w:shd w:val="clear" w:color="auto" w:fill="00C1C7" w:themeFill="accent2"/>
          </w:tcPr>
          <w:p w14:paraId="00629D54" w14:textId="77777777" w:rsidR="0031055C" w:rsidRPr="00B569D6" w:rsidRDefault="0031055C" w:rsidP="0031055C">
            <w:pPr>
              <w:rPr>
                <w:noProof w:val="0"/>
              </w:rPr>
            </w:pPr>
          </w:p>
        </w:tc>
        <w:tc>
          <w:tcPr>
            <w:tcW w:w="992" w:type="dxa"/>
            <w:vMerge/>
            <w:shd w:val="clear" w:color="auto" w:fill="00C1C7" w:themeFill="accent2"/>
          </w:tcPr>
          <w:p w14:paraId="623A4188" w14:textId="77777777" w:rsidR="0031055C" w:rsidRPr="00B569D6" w:rsidRDefault="0031055C" w:rsidP="00CC0898">
            <w:pPr>
              <w:rPr>
                <w:noProof w:val="0"/>
              </w:rPr>
            </w:pPr>
          </w:p>
        </w:tc>
      </w:tr>
    </w:tbl>
    <w:p w14:paraId="37429420" w14:textId="77777777" w:rsidR="00402C32" w:rsidRDefault="005073D5">
      <w:pPr>
        <w:rPr>
          <w:noProof w:val="0"/>
        </w:rPr>
      </w:pPr>
      <w:r w:rsidRPr="00B569D6">
        <w:rPr>
          <w:noProof w:val="0"/>
        </w:rPr>
        <w:br w:type="page"/>
      </w:r>
    </w:p>
    <w:tbl>
      <w:tblPr>
        <w:tblStyle w:val="PlainTable2"/>
        <w:tblpPr w:leftFromText="141" w:rightFromText="141" w:vertAnchor="text" w:horzAnchor="margin" w:tblpY="-148"/>
        <w:tblW w:w="10949" w:type="dxa"/>
        <w:tblLook w:val="04A0" w:firstRow="1" w:lastRow="0" w:firstColumn="1" w:lastColumn="0" w:noHBand="0" w:noVBand="1"/>
      </w:tblPr>
      <w:tblGrid>
        <w:gridCol w:w="718"/>
        <w:gridCol w:w="9486"/>
        <w:gridCol w:w="745"/>
      </w:tblGrid>
      <w:tr w:rsidR="00402C32" w14:paraId="4E932529" w14:textId="5842A171" w:rsidTr="00DC7B74">
        <w:trPr>
          <w:cnfStyle w:val="100000000000" w:firstRow="1" w:lastRow="0" w:firstColumn="0" w:lastColumn="0" w:oddVBand="0" w:evenVBand="0" w:oddHBand="0" w:evenHBand="0" w:firstRowFirstColumn="0" w:firstRowLastColumn="0" w:lastRowFirstColumn="0" w:lastRowLastColumn="0"/>
          <w:trHeight w:val="11622"/>
        </w:trPr>
        <w:tc>
          <w:tcPr>
            <w:cnfStyle w:val="001000000000" w:firstRow="0" w:lastRow="0" w:firstColumn="1" w:lastColumn="0" w:oddVBand="0" w:evenVBand="0" w:oddHBand="0" w:evenHBand="0" w:firstRowFirstColumn="0" w:firstRowLastColumn="0" w:lastRowFirstColumn="0" w:lastRowLastColumn="0"/>
            <w:tcW w:w="718" w:type="dxa"/>
            <w:tcBorders>
              <w:top w:val="single" w:sz="12" w:space="0" w:color="00C1C7" w:themeColor="accent2"/>
              <w:bottom w:val="single" w:sz="12" w:space="0" w:color="00C1C7" w:themeColor="accent2"/>
            </w:tcBorders>
            <w:shd w:val="clear" w:color="auto" w:fill="ECFBFB" w:themeFill="accent4"/>
          </w:tcPr>
          <w:p w14:paraId="6BC6D17A" w14:textId="77777777" w:rsidR="00402C32" w:rsidRDefault="00402C32" w:rsidP="00402C32">
            <w:pPr>
              <w:tabs>
                <w:tab w:val="left" w:pos="6530"/>
              </w:tabs>
            </w:pPr>
          </w:p>
        </w:tc>
        <w:tc>
          <w:tcPr>
            <w:tcW w:w="9486" w:type="dxa"/>
            <w:tcBorders>
              <w:top w:val="single" w:sz="12" w:space="0" w:color="00C1C7" w:themeColor="accent2"/>
              <w:bottom w:val="single" w:sz="12" w:space="0" w:color="00C1C7" w:themeColor="accent2"/>
            </w:tcBorders>
            <w:shd w:val="clear" w:color="auto" w:fill="ECFBFB" w:themeFill="accent4"/>
          </w:tcPr>
          <w:p w14:paraId="3236D164" w14:textId="77777777" w:rsidR="00402C32" w:rsidRDefault="00402C32" w:rsidP="00402C32">
            <w:pPr>
              <w:pStyle w:val="Heading5"/>
              <w:outlineLvl w:val="4"/>
              <w:cnfStyle w:val="100000000000" w:firstRow="1" w:lastRow="0" w:firstColumn="0" w:lastColumn="0" w:oddVBand="0" w:evenVBand="0" w:oddHBand="0" w:evenHBand="0" w:firstRowFirstColumn="0" w:firstRowLastColumn="0" w:lastRowFirstColumn="0" w:lastRowLastColumn="0"/>
              <w:rPr>
                <w:b/>
                <w:bCs w:val="0"/>
              </w:rPr>
            </w:pPr>
            <w:r>
              <w:t>Discussie</w:t>
            </w:r>
          </w:p>
          <w:p w14:paraId="61492812" w14:textId="72908E28" w:rsidR="00402C32" w:rsidRPr="00402C32" w:rsidRDefault="00402C32" w:rsidP="00402C32">
            <w:pPr>
              <w:pStyle w:val="Heading2"/>
              <w:outlineLvl w:val="1"/>
              <w:cnfStyle w:val="100000000000" w:firstRow="1" w:lastRow="0" w:firstColumn="0" w:lastColumn="0" w:oddVBand="0" w:evenVBand="0" w:oddHBand="0" w:evenHBand="0" w:firstRowFirstColumn="0" w:firstRowLastColumn="0" w:lastRowFirstColumn="0" w:lastRowLastColumn="0"/>
            </w:pPr>
            <w:r>
              <w:t xml:space="preserve">Er kan nog wat beter met dit experiment. de resultaten kunnen verkeerd zijn omdat ik alleen met het blote oog keek naar de druk en het nogal lastig te zien was, een andere keer kan de druk mischien gemeten worden met een computer. Verder zouden meer verschilende experimenten beter zijn om de beste verhouding tussen water en </w:t>
            </w:r>
            <w:r w:rsidR="00DB19CD">
              <w:t>lucht. Ook wa</w:t>
            </w:r>
            <w:r w:rsidR="00DC7B74">
              <w:t>s</w:t>
            </w:r>
            <w:r w:rsidR="00DB19CD">
              <w:t xml:space="preserve"> </w:t>
            </w:r>
            <w:r w:rsidR="00DC7B74">
              <w:t>het</w:t>
            </w:r>
            <w:r w:rsidR="00DB19CD">
              <w:t xml:space="preserve"> “</w:t>
            </w:r>
            <w:r w:rsidR="00DC7B74">
              <w:t>ontwerp</w:t>
            </w:r>
            <w:r w:rsidR="00DB19CD">
              <w:t>” d</w:t>
            </w:r>
            <w:r w:rsidR="00DC7B74">
              <w:t>at</w:t>
            </w:r>
            <w:r w:rsidR="00DB19CD">
              <w:t xml:space="preserve"> ik heb gemaakt voor de raket niet erg goed, ze waren erg zwaar en hadden veel beter gekund. </w:t>
            </w:r>
            <w:r w:rsidR="00991EEB">
              <w:t xml:space="preserve"> </w:t>
            </w:r>
            <w:r w:rsidR="0044244A">
              <w:t xml:space="preserve">Door </w:t>
            </w:r>
            <w:r w:rsidR="00DC7B74">
              <w:t>het ontwerp</w:t>
            </w:r>
            <w:r w:rsidR="0044244A">
              <w:t xml:space="preserve"> </w:t>
            </w:r>
            <w:r w:rsidR="00AB7E9F">
              <w:t xml:space="preserve">gaat de raket veel rechter dit is denk ik de reden dat </w:t>
            </w:r>
            <w:r w:rsidR="00BB60AD">
              <w:t xml:space="preserve">de waterraket ondanks het extra gewicht nog steeds </w:t>
            </w:r>
            <w:r w:rsidR="00772B77">
              <w:t xml:space="preserve">in de buurt kwam </w:t>
            </w:r>
            <w:r w:rsidR="00B7134C">
              <w:t>van de hoogte van de waterraket zonder ontwerp</w:t>
            </w:r>
            <w:r w:rsidR="009E2AF0">
              <w:t xml:space="preserve">, de </w:t>
            </w:r>
            <w:r w:rsidR="00894F42">
              <w:t xml:space="preserve">waterraket ging zonder ontwerp alle kanten op en </w:t>
            </w:r>
            <w:r w:rsidR="007D6143">
              <w:t xml:space="preserve">legde dus een veel grotere afstand af </w:t>
            </w:r>
            <w:r w:rsidR="00DC7B74">
              <w:t>dat heb ik niet gementen dat kan dus een andere keer beter</w:t>
            </w:r>
          </w:p>
        </w:tc>
        <w:tc>
          <w:tcPr>
            <w:tcW w:w="745" w:type="dxa"/>
            <w:tcBorders>
              <w:top w:val="single" w:sz="12" w:space="0" w:color="00C1C7" w:themeColor="accent2"/>
              <w:bottom w:val="single" w:sz="12" w:space="0" w:color="00C1C7" w:themeColor="accent2"/>
            </w:tcBorders>
            <w:shd w:val="clear" w:color="auto" w:fill="ECFBFB" w:themeFill="accent4"/>
          </w:tcPr>
          <w:p w14:paraId="0F3850E8" w14:textId="77777777" w:rsidR="00402C32" w:rsidRDefault="00402C32" w:rsidP="00402C32">
            <w:pPr>
              <w:tabs>
                <w:tab w:val="left" w:pos="6530"/>
              </w:tabs>
              <w:cnfStyle w:val="100000000000" w:firstRow="1" w:lastRow="0" w:firstColumn="0" w:lastColumn="0" w:oddVBand="0" w:evenVBand="0" w:oddHBand="0" w:evenHBand="0" w:firstRowFirstColumn="0" w:firstRowLastColumn="0" w:lastRowFirstColumn="0" w:lastRowLastColumn="0"/>
            </w:pPr>
          </w:p>
        </w:tc>
      </w:tr>
    </w:tbl>
    <w:p w14:paraId="61025F55" w14:textId="794A6CF3" w:rsidR="00402C32" w:rsidRPr="00B569D6" w:rsidRDefault="00402C32">
      <w:pPr>
        <w:rPr>
          <w:noProof w:val="0"/>
        </w:rPr>
      </w:pPr>
      <w:r>
        <w:rPr>
          <w:noProof w:val="0"/>
        </w:rPr>
        <w:br w:type="page"/>
      </w:r>
    </w:p>
    <w:p w14:paraId="18AF84ED" w14:textId="4B323AB0" w:rsidR="00B03F2A" w:rsidRPr="00B569D6" w:rsidRDefault="00B03F2A">
      <w:pPr>
        <w:rPr>
          <w:noProof w:val="0"/>
        </w:rPr>
      </w:pPr>
    </w:p>
    <w:sdt>
      <w:sdtPr>
        <w:rPr>
          <w:rFonts w:asciiTheme="minorHAnsi" w:eastAsiaTheme="minorHAnsi" w:hAnsiTheme="minorHAnsi" w:cstheme="minorBidi"/>
          <w:b w:val="0"/>
          <w:color w:val="auto"/>
          <w:sz w:val="24"/>
          <w:szCs w:val="24"/>
        </w:rPr>
        <w:id w:val="-1298996023"/>
        <w:docPartObj>
          <w:docPartGallery w:val="Bibliographies"/>
          <w:docPartUnique/>
        </w:docPartObj>
      </w:sdtPr>
      <w:sdtContent>
        <w:p w14:paraId="1E1AC21D" w14:textId="395B8A36" w:rsidR="00B03F2A" w:rsidRDefault="00402C32">
          <w:pPr>
            <w:pStyle w:val="Heading1"/>
          </w:pPr>
          <w:r w:rsidRPr="00267B48">
            <w:rPr>
              <w:lang w:eastAsia="en-AU"/>
            </w:rPr>
            <mc:AlternateContent>
              <mc:Choice Requires="wps">
                <w:drawing>
                  <wp:anchor distT="0" distB="0" distL="114300" distR="114300" simplePos="0" relativeHeight="251658241" behindDoc="1" locked="0" layoutInCell="1" allowOverlap="1" wp14:anchorId="2861E953" wp14:editId="5AC59BF6">
                    <wp:simplePos x="0" y="0"/>
                    <wp:positionH relativeFrom="column">
                      <wp:posOffset>-5988685</wp:posOffset>
                    </wp:positionH>
                    <wp:positionV relativeFrom="paragraph">
                      <wp:posOffset>-2941955</wp:posOffset>
                    </wp:positionV>
                    <wp:extent cx="7771130" cy="9039860"/>
                    <wp:effectExtent l="0" t="0" r="1270" b="8890"/>
                    <wp:wrapNone/>
                    <wp:docPr id="23" name="Shap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1130" cy="9039860"/>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anchor>
                </w:drawing>
              </mc:Choice>
              <mc:Fallback xmlns:a="http://schemas.openxmlformats.org/drawingml/2006/main" xmlns:a16="http://schemas.microsoft.com/office/drawing/2014/main" xmlns:adec="http://schemas.microsoft.com/office/drawing/2017/decorative" xmlns:dgm="http://schemas.openxmlformats.org/drawingml/2006/diagram" xmlns:pic="http://schemas.openxmlformats.org/drawingml/2006/picture" xmlns:a14="http://schemas.microsoft.com/office/drawing/2010/main" xmlns:c="http://schemas.openxmlformats.org/drawingml/2006/chart" xmlns:arto="http://schemas.microsoft.com/office/word/2006/arto">
                <w:pict w14:anchorId="1E236EC6">
                  <v:shape id="Shape" style="position:absolute;margin-left:-471.55pt;margin-top:-231.65pt;width:611.9pt;height:711.8pt;z-index:-251655168;visibility:visible;mso-wrap-style:square;mso-wrap-distance-left:9pt;mso-wrap-distance-top:0;mso-wrap-distance-right:9pt;mso-wrap-distance-bottom:0;mso-position-horizontal:absolute;mso-position-horizontal-relative:text;mso-position-vertical:absolute;mso-position-vertical-relative:text;v-text-anchor:middle" alt="&quot;&quot;" coordsize="21600,21600" o:spid="_x0000_s1026" fillcolor="#123869 [3204]" stroked="f" strokeweight="1pt" path="m,14678r,6922l21600,3032,21600,,17075,,,1467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" w14:anchorId="748ACB8D">
                    <v:stroke miterlimit="4" joinstyle="miter"/>
                    <v:path arrowok="t" o:connecttype="custom" o:connectlocs="3885565,4519930;3885565,4519930;3885565,4519930;3885565,4519930" o:connectangles="0,90,180,270" o:extrusionok="f"/>
                  </v:shape>
                </w:pict>
              </mc:Fallback>
            </mc:AlternateContent>
          </w:r>
          <w:r w:rsidR="00B03F2A">
            <w:t>Verwijzingen</w:t>
          </w:r>
        </w:p>
        <w:sdt>
          <w:sdtPr>
            <w:id w:val="-573587230"/>
            <w:bibliography/>
          </w:sdtPr>
          <w:sdtContent>
            <w:p w14:paraId="7747CA6B" w14:textId="77777777" w:rsidR="00991EEB" w:rsidRDefault="00900673" w:rsidP="00991EEB">
              <w:pPr>
                <w:pStyle w:val="Bibliography"/>
                <w:ind w:left="720" w:hanging="720"/>
                <w:rPr>
                  <w:lang w:val="en-US"/>
                </w:rPr>
              </w:pPr>
              <w:r>
                <w:fldChar w:fldCharType="begin"/>
              </w:r>
              <w:r>
                <w:instrText xml:space="preserve"> BIBLIOGRAPHY \l 1043 \f 1033 </w:instrText>
              </w:r>
              <w:r>
                <w:fldChar w:fldCharType="separate"/>
              </w:r>
              <w:r w:rsidR="00991EEB" w:rsidRPr="00991EEB">
                <w:t xml:space="preserve">Berntsen, R., &amp; Mcgeever, A. (Directors). (2021). </w:t>
              </w:r>
              <w:r w:rsidR="00991EEB" w:rsidRPr="00991EEB">
                <w:rPr>
                  <w:i/>
                  <w:iCs/>
                </w:rPr>
                <w:t>Mijn videos van de lanceringen en opnames van de druk in de fles</w:t>
              </w:r>
              <w:r w:rsidR="00991EEB" w:rsidRPr="00991EEB">
                <w:t xml:space="preserve"> [Motion Picture]. </w:t>
              </w:r>
              <w:r w:rsidR="00991EEB">
                <w:rPr>
                  <w:lang w:val="en-US"/>
                </w:rPr>
                <w:t>Retrieved from https://drive.google.com/drive/folders/15EyA3YFQfywEcrgkhPjYxRFPICLKvjt7?usp=sharing</w:t>
              </w:r>
            </w:p>
            <w:p w14:paraId="182D593E" w14:textId="77777777" w:rsidR="00991EEB" w:rsidRDefault="00991EEB" w:rsidP="00991EEB">
              <w:pPr>
                <w:pStyle w:val="Bibliography"/>
                <w:ind w:left="720" w:hanging="720"/>
                <w:rPr>
                  <w:lang w:val="en-US"/>
                </w:rPr>
              </w:pPr>
              <w:r w:rsidRPr="00991EEB">
                <w:t xml:space="preserve">questjunior. (2017, october 18). </w:t>
              </w:r>
              <w:r w:rsidRPr="00991EEB">
                <w:rPr>
                  <w:i/>
                  <w:iCs/>
                </w:rPr>
                <w:t>Hoe kan je met een fles een raket bouwen?</w:t>
              </w:r>
              <w:r w:rsidRPr="00991EEB">
                <w:t xml:space="preserve"> </w:t>
              </w:r>
              <w:r>
                <w:rPr>
                  <w:lang w:val="en-US"/>
                </w:rPr>
                <w:t>Retrieved from Youtube: https://www.youtube.com/watch?v=5el3Gz3C0UY</w:t>
              </w:r>
            </w:p>
            <w:p w14:paraId="1EC5686E" w14:textId="77777777" w:rsidR="00991EEB" w:rsidRDefault="00991EEB" w:rsidP="00991EEB">
              <w:pPr>
                <w:pStyle w:val="Bibliography"/>
                <w:ind w:left="720" w:hanging="720"/>
                <w:rPr>
                  <w:lang w:val="en-US"/>
                </w:rPr>
              </w:pPr>
              <w:r>
                <w:rPr>
                  <w:i/>
                  <w:iCs/>
                  <w:lang w:val="en-US"/>
                </w:rPr>
                <w:t>Wikipedia water rocket</w:t>
              </w:r>
              <w:r>
                <w:rPr>
                  <w:lang w:val="en-US"/>
                </w:rPr>
                <w:t>. (2021, january 21). Retrieved from wikipedia: https://en.wikipedia.org/wiki/Water_rocket</w:t>
              </w:r>
            </w:p>
            <w:p w14:paraId="03959753" w14:textId="1B61E9B6" w:rsidR="00B03F2A" w:rsidRDefault="00900673" w:rsidP="00991EEB">
              <w:r>
                <w:fldChar w:fldCharType="end"/>
              </w:r>
            </w:p>
          </w:sdtContent>
        </w:sdt>
      </w:sdtContent>
    </w:sdt>
    <w:p w14:paraId="0A0A03D0" w14:textId="5C74C1AD" w:rsidR="00A81248" w:rsidRPr="00267B48" w:rsidRDefault="006A72A5">
      <w:pPr>
        <w:rPr>
          <w:noProof w:val="0"/>
        </w:rPr>
      </w:pPr>
      <w:r>
        <mc:AlternateContent>
          <mc:Choice Requires="wps">
            <w:drawing>
              <wp:anchor distT="0" distB="0" distL="114300" distR="114300" simplePos="0" relativeHeight="251658242" behindDoc="0" locked="0" layoutInCell="1" allowOverlap="1" wp14:anchorId="6A244843" wp14:editId="72A4C6D6">
                <wp:simplePos x="0" y="0"/>
                <wp:positionH relativeFrom="column">
                  <wp:posOffset>4841262</wp:posOffset>
                </wp:positionH>
                <wp:positionV relativeFrom="paragraph">
                  <wp:posOffset>4344605</wp:posOffset>
                </wp:positionV>
                <wp:extent cx="3908429" cy="7817837"/>
                <wp:effectExtent l="0" t="0" r="0" b="0"/>
                <wp:wrapNone/>
                <wp:docPr id="8" name="Triangle"/>
                <wp:cNvGraphicFramePr/>
                <a:graphic xmlns:a="http://schemas.openxmlformats.org/drawingml/2006/main">
                  <a:graphicData uri="http://schemas.microsoft.com/office/word/2010/wordprocessingShape">
                    <wps:wsp>
                      <wps:cNvSpPr/>
                      <wps:spPr>
                        <a:xfrm rot="10800000">
                          <a:off x="0" y="0"/>
                          <a:ext cx="3908429" cy="7817837"/>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a:graphicData>
                </a:graphic>
              </wp:anchor>
            </w:drawing>
          </mc:Choice>
          <mc:Fallback xmlns:a="http://schemas.openxmlformats.org/drawingml/2006/main" xmlns:a16="http://schemas.microsoft.com/office/drawing/2014/main" xmlns:adec="http://schemas.microsoft.com/office/drawing/2017/decorative" xmlns:dgm="http://schemas.openxmlformats.org/drawingml/2006/diagram" xmlns:pic="http://schemas.openxmlformats.org/drawingml/2006/picture" xmlns:a14="http://schemas.microsoft.com/office/drawing/2010/main" xmlns:c="http://schemas.openxmlformats.org/drawingml/2006/chart" xmlns:arto="http://schemas.microsoft.com/office/word/2006/arto">
            <w:pict w14:anchorId="08908C4F">
              <v:shape id="Triangle" style="position:absolute;margin-left:381.2pt;margin-top:342.1pt;width:307.75pt;height:615.6pt;rotation:18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spid="_x0000_s1026" fillcolor="#00c1c7 [3205]" stroked="f" strokeweight="1pt" path="m,21600l21600,10802,,,,21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" w14:anchorId="3F4FDFA8">
                <v:stroke miterlimit="4" joinstyle="miter"/>
                <v:path arrowok="t" o:connecttype="custom" o:connectlocs="1954215,3908919;1954215,3908919;1954215,3908919;1954215,3908919" o:connectangles="0,90,180,270" o:extrusionok="f"/>
              </v:shape>
            </w:pict>
          </mc:Fallback>
        </mc:AlternateContent>
      </w:r>
    </w:p>
    <w:sectPr w:rsidR="00A81248" w:rsidRPr="00267B48" w:rsidSect="00A24793">
      <w:footerReference w:type="even" r:id="rId19"/>
      <w:footerReference w:type="default" r:id="rId20"/>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70B295" w14:textId="77777777" w:rsidR="00D13CAC" w:rsidRDefault="00D13CAC" w:rsidP="001205A1">
      <w:r>
        <w:separator/>
      </w:r>
    </w:p>
  </w:endnote>
  <w:endnote w:type="continuationSeparator" w:id="0">
    <w:p w14:paraId="1242DCA9" w14:textId="77777777" w:rsidR="00D13CAC" w:rsidRDefault="00D13CAC" w:rsidP="001205A1">
      <w:r>
        <w:continuationSeparator/>
      </w:r>
    </w:p>
  </w:endnote>
  <w:endnote w:type="continuationNotice" w:id="1">
    <w:p w14:paraId="767947E7" w14:textId="77777777" w:rsidR="00D13CAC" w:rsidRDefault="00D13C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97884697"/>
      <w:docPartObj>
        <w:docPartGallery w:val="Page Numbers (Bottom of Page)"/>
        <w:docPartUnique/>
      </w:docPartObj>
    </w:sdtPr>
    <w:sdtContent>
      <w:p w14:paraId="388B9230" w14:textId="77777777" w:rsidR="00D13CAC" w:rsidRDefault="00D13CAC" w:rsidP="00CC08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D7417F9" w14:textId="77777777" w:rsidR="00D13CAC" w:rsidRDefault="00D13CAC"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8EC3C" w14:textId="485C7838" w:rsidR="00D13CAC" w:rsidRDefault="00D13CAC" w:rsidP="00E83AFB">
    <w:pPr>
      <w:pStyle w:val="Footer"/>
    </w:pPr>
    <w:r>
      <w:t>Verslag Waterraket</w:t>
    </w:r>
    <w:r>
      <w:tab/>
    </w:r>
    <w:r>
      <w:tab/>
    </w:r>
    <w:r>
      <w:fldChar w:fldCharType="begin"/>
    </w:r>
    <w:r>
      <w:instrText>PAGE   \* MERGEFORMAT</w:instrText>
    </w:r>
    <w:r>
      <w:fldChar w:fldCharType="separate"/>
    </w:r>
    <w:r>
      <w:t>2</w:t>
    </w:r>
    <w:r>
      <w:fldChar w:fldCharType="end"/>
    </w:r>
  </w:p>
  <w:p w14:paraId="0E40D1BE" w14:textId="77777777" w:rsidR="00D13CAC" w:rsidRDefault="00D13C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0E6200" w14:textId="77777777" w:rsidR="00D13CAC" w:rsidRDefault="00D13CAC" w:rsidP="001205A1">
      <w:r>
        <w:separator/>
      </w:r>
    </w:p>
  </w:footnote>
  <w:footnote w:type="continuationSeparator" w:id="0">
    <w:p w14:paraId="189CAB5D" w14:textId="77777777" w:rsidR="00D13CAC" w:rsidRDefault="00D13CAC" w:rsidP="001205A1">
      <w:r>
        <w:continuationSeparator/>
      </w:r>
    </w:p>
  </w:footnote>
  <w:footnote w:type="continuationNotice" w:id="1">
    <w:p w14:paraId="7DF48AF1" w14:textId="77777777" w:rsidR="00D13CAC" w:rsidRDefault="00D13C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E373B"/>
    <w:multiLevelType w:val="hybridMultilevel"/>
    <w:tmpl w:val="9174A25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73710D2"/>
    <w:multiLevelType w:val="hybridMultilevel"/>
    <w:tmpl w:val="2C3A31B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049201C"/>
    <w:multiLevelType w:val="hybridMultilevel"/>
    <w:tmpl w:val="14102B3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01470A2"/>
    <w:multiLevelType w:val="hybridMultilevel"/>
    <w:tmpl w:val="99B2B382"/>
    <w:lvl w:ilvl="0" w:tplc="0413000F">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1D1777F"/>
    <w:multiLevelType w:val="hybridMultilevel"/>
    <w:tmpl w:val="ABAEA9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58F90849"/>
    <w:multiLevelType w:val="hybridMultilevel"/>
    <w:tmpl w:val="7D4C32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DAB3316"/>
    <w:multiLevelType w:val="hybridMultilevel"/>
    <w:tmpl w:val="750E3B6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2FC0FA8"/>
    <w:multiLevelType w:val="hybridMultilevel"/>
    <w:tmpl w:val="44DE43E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79C26B6A"/>
    <w:multiLevelType w:val="hybridMultilevel"/>
    <w:tmpl w:val="3584678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1"/>
  </w:num>
  <w:num w:numId="2">
    <w:abstractNumId w:val="8"/>
  </w:num>
  <w:num w:numId="3">
    <w:abstractNumId w:val="4"/>
  </w:num>
  <w:num w:numId="4">
    <w:abstractNumId w:val="6"/>
  </w:num>
  <w:num w:numId="5">
    <w:abstractNumId w:val="7"/>
  </w:num>
  <w:num w:numId="6">
    <w:abstractNumId w:val="5"/>
  </w:num>
  <w:num w:numId="7">
    <w:abstractNumId w:val="0"/>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removePersonalInformation/>
  <w:removeDateAndTime/>
  <w:proofState w:spelling="clean"/>
  <w:attachedTemplate r:id="rId1"/>
  <w:defaultTabStop w:val="720"/>
  <w:hyphenationZone w:val="425"/>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B48"/>
    <w:rsid w:val="00010FB9"/>
    <w:rsid w:val="00026B99"/>
    <w:rsid w:val="00035DB8"/>
    <w:rsid w:val="0005384E"/>
    <w:rsid w:val="00056FA3"/>
    <w:rsid w:val="00080F6A"/>
    <w:rsid w:val="000850EB"/>
    <w:rsid w:val="0009044E"/>
    <w:rsid w:val="000A575B"/>
    <w:rsid w:val="000B4462"/>
    <w:rsid w:val="000C0919"/>
    <w:rsid w:val="000C1D38"/>
    <w:rsid w:val="000C4E45"/>
    <w:rsid w:val="000C4ED1"/>
    <w:rsid w:val="000D27CD"/>
    <w:rsid w:val="000D3192"/>
    <w:rsid w:val="000F786E"/>
    <w:rsid w:val="00100A65"/>
    <w:rsid w:val="001025EE"/>
    <w:rsid w:val="001204C0"/>
    <w:rsid w:val="00120549"/>
    <w:rsid w:val="001205A1"/>
    <w:rsid w:val="001232CC"/>
    <w:rsid w:val="001478B7"/>
    <w:rsid w:val="0015452B"/>
    <w:rsid w:val="001843B0"/>
    <w:rsid w:val="001B66EF"/>
    <w:rsid w:val="001C7219"/>
    <w:rsid w:val="001D53F8"/>
    <w:rsid w:val="001F4899"/>
    <w:rsid w:val="00201118"/>
    <w:rsid w:val="00205798"/>
    <w:rsid w:val="002137A8"/>
    <w:rsid w:val="002261A5"/>
    <w:rsid w:val="00246875"/>
    <w:rsid w:val="00250697"/>
    <w:rsid w:val="002569BA"/>
    <w:rsid w:val="002604AA"/>
    <w:rsid w:val="00267B48"/>
    <w:rsid w:val="00272BE5"/>
    <w:rsid w:val="00274C39"/>
    <w:rsid w:val="00285449"/>
    <w:rsid w:val="00286154"/>
    <w:rsid w:val="002877E8"/>
    <w:rsid w:val="002925AA"/>
    <w:rsid w:val="002B6912"/>
    <w:rsid w:val="002B71EC"/>
    <w:rsid w:val="002C5A9B"/>
    <w:rsid w:val="002C7649"/>
    <w:rsid w:val="002D2697"/>
    <w:rsid w:val="002D5341"/>
    <w:rsid w:val="002E2628"/>
    <w:rsid w:val="002E7C4E"/>
    <w:rsid w:val="002F2EC6"/>
    <w:rsid w:val="0031055C"/>
    <w:rsid w:val="00325A57"/>
    <w:rsid w:val="00346878"/>
    <w:rsid w:val="00350502"/>
    <w:rsid w:val="0036273D"/>
    <w:rsid w:val="00363177"/>
    <w:rsid w:val="003637D8"/>
    <w:rsid w:val="00371EE1"/>
    <w:rsid w:val="00374D56"/>
    <w:rsid w:val="0038688C"/>
    <w:rsid w:val="00392B66"/>
    <w:rsid w:val="003A2919"/>
    <w:rsid w:val="003A4375"/>
    <w:rsid w:val="003A798E"/>
    <w:rsid w:val="003D5874"/>
    <w:rsid w:val="003E6200"/>
    <w:rsid w:val="003F5879"/>
    <w:rsid w:val="00402C32"/>
    <w:rsid w:val="00404DCF"/>
    <w:rsid w:val="00416B9A"/>
    <w:rsid w:val="00425A99"/>
    <w:rsid w:val="004267AB"/>
    <w:rsid w:val="004278B9"/>
    <w:rsid w:val="004364E2"/>
    <w:rsid w:val="0044244A"/>
    <w:rsid w:val="004426B9"/>
    <w:rsid w:val="00451708"/>
    <w:rsid w:val="00455ED1"/>
    <w:rsid w:val="00470B7D"/>
    <w:rsid w:val="004869F4"/>
    <w:rsid w:val="00492D16"/>
    <w:rsid w:val="00494483"/>
    <w:rsid w:val="004F738F"/>
    <w:rsid w:val="00505176"/>
    <w:rsid w:val="005073D5"/>
    <w:rsid w:val="00513914"/>
    <w:rsid w:val="00516EB2"/>
    <w:rsid w:val="00520163"/>
    <w:rsid w:val="00525BFA"/>
    <w:rsid w:val="005304A8"/>
    <w:rsid w:val="00537913"/>
    <w:rsid w:val="00540FBE"/>
    <w:rsid w:val="00560281"/>
    <w:rsid w:val="00577EBB"/>
    <w:rsid w:val="00583AB3"/>
    <w:rsid w:val="00596816"/>
    <w:rsid w:val="00596923"/>
    <w:rsid w:val="005A6C00"/>
    <w:rsid w:val="005D0AA8"/>
    <w:rsid w:val="005D5C41"/>
    <w:rsid w:val="005E6B25"/>
    <w:rsid w:val="005F4F46"/>
    <w:rsid w:val="005F7D47"/>
    <w:rsid w:val="00611E3E"/>
    <w:rsid w:val="00641EC5"/>
    <w:rsid w:val="00645353"/>
    <w:rsid w:val="00645C5B"/>
    <w:rsid w:val="00673FDE"/>
    <w:rsid w:val="00680E90"/>
    <w:rsid w:val="006854D8"/>
    <w:rsid w:val="0068708E"/>
    <w:rsid w:val="006A59D5"/>
    <w:rsid w:val="006A72A5"/>
    <w:rsid w:val="006B4170"/>
    <w:rsid w:val="006C02EA"/>
    <w:rsid w:val="006C60E6"/>
    <w:rsid w:val="006D5DA4"/>
    <w:rsid w:val="006E61A7"/>
    <w:rsid w:val="006F336C"/>
    <w:rsid w:val="006F461C"/>
    <w:rsid w:val="007126E4"/>
    <w:rsid w:val="00715389"/>
    <w:rsid w:val="00732706"/>
    <w:rsid w:val="00735BE0"/>
    <w:rsid w:val="007507CA"/>
    <w:rsid w:val="007560D6"/>
    <w:rsid w:val="00762B60"/>
    <w:rsid w:val="00772B77"/>
    <w:rsid w:val="007837CC"/>
    <w:rsid w:val="00785394"/>
    <w:rsid w:val="00795B12"/>
    <w:rsid w:val="007B04F9"/>
    <w:rsid w:val="007B0740"/>
    <w:rsid w:val="007B2B26"/>
    <w:rsid w:val="007B4F1B"/>
    <w:rsid w:val="007B622B"/>
    <w:rsid w:val="007B689B"/>
    <w:rsid w:val="007C1BAB"/>
    <w:rsid w:val="007D6143"/>
    <w:rsid w:val="007E6C50"/>
    <w:rsid w:val="007F3440"/>
    <w:rsid w:val="00813274"/>
    <w:rsid w:val="008221AD"/>
    <w:rsid w:val="00853604"/>
    <w:rsid w:val="008560CA"/>
    <w:rsid w:val="008623EE"/>
    <w:rsid w:val="00867D2F"/>
    <w:rsid w:val="008750C0"/>
    <w:rsid w:val="00883221"/>
    <w:rsid w:val="00883813"/>
    <w:rsid w:val="00894F42"/>
    <w:rsid w:val="008B6901"/>
    <w:rsid w:val="008C363A"/>
    <w:rsid w:val="008C5D51"/>
    <w:rsid w:val="008D500F"/>
    <w:rsid w:val="008E7410"/>
    <w:rsid w:val="008F07DA"/>
    <w:rsid w:val="008F08D5"/>
    <w:rsid w:val="00900673"/>
    <w:rsid w:val="00900E71"/>
    <w:rsid w:val="0091734E"/>
    <w:rsid w:val="00941631"/>
    <w:rsid w:val="009526CE"/>
    <w:rsid w:val="009662E7"/>
    <w:rsid w:val="009674E5"/>
    <w:rsid w:val="00970DF1"/>
    <w:rsid w:val="00974DCD"/>
    <w:rsid w:val="0097524D"/>
    <w:rsid w:val="009849D3"/>
    <w:rsid w:val="00987FB8"/>
    <w:rsid w:val="00991EEB"/>
    <w:rsid w:val="00992892"/>
    <w:rsid w:val="00995108"/>
    <w:rsid w:val="009A496D"/>
    <w:rsid w:val="009A4F0B"/>
    <w:rsid w:val="009D36C5"/>
    <w:rsid w:val="009D6DA9"/>
    <w:rsid w:val="009D78F2"/>
    <w:rsid w:val="009E2AF0"/>
    <w:rsid w:val="009E3B66"/>
    <w:rsid w:val="009F6AC1"/>
    <w:rsid w:val="00A05A10"/>
    <w:rsid w:val="00A12513"/>
    <w:rsid w:val="00A128A0"/>
    <w:rsid w:val="00A15CF7"/>
    <w:rsid w:val="00A167AF"/>
    <w:rsid w:val="00A244E3"/>
    <w:rsid w:val="00A24793"/>
    <w:rsid w:val="00A261A8"/>
    <w:rsid w:val="00A30CAE"/>
    <w:rsid w:val="00A454BB"/>
    <w:rsid w:val="00A630EB"/>
    <w:rsid w:val="00A64075"/>
    <w:rsid w:val="00A6620C"/>
    <w:rsid w:val="00A805AA"/>
    <w:rsid w:val="00A81248"/>
    <w:rsid w:val="00AB0419"/>
    <w:rsid w:val="00AB36D1"/>
    <w:rsid w:val="00AB5FAC"/>
    <w:rsid w:val="00AB7E9F"/>
    <w:rsid w:val="00AD0CF4"/>
    <w:rsid w:val="00AD5C21"/>
    <w:rsid w:val="00AE100E"/>
    <w:rsid w:val="00B00AC4"/>
    <w:rsid w:val="00B03F2A"/>
    <w:rsid w:val="00B21450"/>
    <w:rsid w:val="00B22FD2"/>
    <w:rsid w:val="00B239A9"/>
    <w:rsid w:val="00B269B9"/>
    <w:rsid w:val="00B3422E"/>
    <w:rsid w:val="00B45348"/>
    <w:rsid w:val="00B50DAA"/>
    <w:rsid w:val="00B569D6"/>
    <w:rsid w:val="00B67F78"/>
    <w:rsid w:val="00B7134C"/>
    <w:rsid w:val="00B76F3E"/>
    <w:rsid w:val="00B97A36"/>
    <w:rsid w:val="00BB60AD"/>
    <w:rsid w:val="00BC6D3F"/>
    <w:rsid w:val="00BC6F3B"/>
    <w:rsid w:val="00BD1F40"/>
    <w:rsid w:val="00BD3F72"/>
    <w:rsid w:val="00BD63C9"/>
    <w:rsid w:val="00BF6BA3"/>
    <w:rsid w:val="00C05837"/>
    <w:rsid w:val="00C30A35"/>
    <w:rsid w:val="00C53E17"/>
    <w:rsid w:val="00C6094F"/>
    <w:rsid w:val="00C66528"/>
    <w:rsid w:val="00C722E0"/>
    <w:rsid w:val="00C8748E"/>
    <w:rsid w:val="00C87724"/>
    <w:rsid w:val="00C915F0"/>
    <w:rsid w:val="00CB16AE"/>
    <w:rsid w:val="00CB2385"/>
    <w:rsid w:val="00CB7354"/>
    <w:rsid w:val="00CC0898"/>
    <w:rsid w:val="00CC3783"/>
    <w:rsid w:val="00CF10DC"/>
    <w:rsid w:val="00D13826"/>
    <w:rsid w:val="00D13CAC"/>
    <w:rsid w:val="00D13F2C"/>
    <w:rsid w:val="00D35679"/>
    <w:rsid w:val="00D443BE"/>
    <w:rsid w:val="00D445BB"/>
    <w:rsid w:val="00D44A9C"/>
    <w:rsid w:val="00D53FE4"/>
    <w:rsid w:val="00D5734E"/>
    <w:rsid w:val="00D715E0"/>
    <w:rsid w:val="00D74D1B"/>
    <w:rsid w:val="00D766AF"/>
    <w:rsid w:val="00D8079F"/>
    <w:rsid w:val="00D948DA"/>
    <w:rsid w:val="00DB1261"/>
    <w:rsid w:val="00DB19CD"/>
    <w:rsid w:val="00DC7B74"/>
    <w:rsid w:val="00DE3ADD"/>
    <w:rsid w:val="00E121D2"/>
    <w:rsid w:val="00E32AEA"/>
    <w:rsid w:val="00E548BE"/>
    <w:rsid w:val="00E62212"/>
    <w:rsid w:val="00E644B6"/>
    <w:rsid w:val="00E81EF9"/>
    <w:rsid w:val="00E83AFB"/>
    <w:rsid w:val="00E83CE1"/>
    <w:rsid w:val="00E86C38"/>
    <w:rsid w:val="00EA5095"/>
    <w:rsid w:val="00EB4B74"/>
    <w:rsid w:val="00EC4205"/>
    <w:rsid w:val="00ED4C25"/>
    <w:rsid w:val="00F0230E"/>
    <w:rsid w:val="00F0253A"/>
    <w:rsid w:val="00F25EE7"/>
    <w:rsid w:val="00F33E85"/>
    <w:rsid w:val="00F342A5"/>
    <w:rsid w:val="00F5628B"/>
    <w:rsid w:val="00F608FB"/>
    <w:rsid w:val="00F64DFC"/>
    <w:rsid w:val="00F717DD"/>
    <w:rsid w:val="00F75BC0"/>
    <w:rsid w:val="00F86E5D"/>
    <w:rsid w:val="00FB5C34"/>
    <w:rsid w:val="00FB65B8"/>
    <w:rsid w:val="00FC49AE"/>
    <w:rsid w:val="00FC4B11"/>
    <w:rsid w:val="00FC5B7E"/>
    <w:rsid w:val="00FD2557"/>
    <w:rsid w:val="00FD2FC3"/>
    <w:rsid w:val="00FF11B5"/>
    <w:rsid w:val="00FF4A76"/>
    <w:rsid w:val="1B8E2A1F"/>
    <w:rsid w:val="254FA020"/>
    <w:rsid w:val="4E4C5E44"/>
    <w:rsid w:val="793202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7D2EE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FC49AE"/>
    <w:rPr>
      <w:noProof/>
      <w:lang w:val="nl-NL"/>
    </w:rPr>
  </w:style>
  <w:style w:type="paragraph" w:styleId="Heading1">
    <w:name w:val="heading 1"/>
    <w:basedOn w:val="Normal"/>
    <w:next w:val="Normal"/>
    <w:link w:val="Heading1Char"/>
    <w:uiPriority w:val="9"/>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C66528"/>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uiPriority w:val="9"/>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C66528"/>
    <w:rPr>
      <w:rFonts w:eastAsiaTheme="majorEastAsia" w:cstheme="majorBidi"/>
      <w:i/>
      <w:color w:val="00C1C7" w:themeColor="accent2"/>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character" w:styleId="CommentReference">
    <w:name w:val="annotation reference"/>
    <w:basedOn w:val="DefaultParagraphFont"/>
    <w:uiPriority w:val="99"/>
    <w:semiHidden/>
    <w:rsid w:val="003E6200"/>
    <w:rPr>
      <w:sz w:val="16"/>
      <w:szCs w:val="16"/>
    </w:rPr>
  </w:style>
  <w:style w:type="paragraph" w:styleId="CommentText">
    <w:name w:val="annotation text"/>
    <w:basedOn w:val="Normal"/>
    <w:link w:val="CommentTextChar"/>
    <w:uiPriority w:val="99"/>
    <w:semiHidden/>
    <w:rsid w:val="003E6200"/>
    <w:rPr>
      <w:sz w:val="20"/>
      <w:szCs w:val="20"/>
    </w:rPr>
  </w:style>
  <w:style w:type="character" w:customStyle="1" w:styleId="CommentTextChar">
    <w:name w:val="Comment Text Char"/>
    <w:basedOn w:val="DefaultParagraphFont"/>
    <w:link w:val="CommentText"/>
    <w:uiPriority w:val="99"/>
    <w:semiHidden/>
    <w:rsid w:val="003E6200"/>
    <w:rPr>
      <w:noProof/>
      <w:sz w:val="20"/>
      <w:szCs w:val="20"/>
      <w:lang w:val="nl-NL"/>
    </w:rPr>
  </w:style>
  <w:style w:type="paragraph" w:styleId="CommentSubject">
    <w:name w:val="annotation subject"/>
    <w:basedOn w:val="CommentText"/>
    <w:next w:val="CommentText"/>
    <w:link w:val="CommentSubjectChar"/>
    <w:uiPriority w:val="99"/>
    <w:semiHidden/>
    <w:unhideWhenUsed/>
    <w:rsid w:val="003E6200"/>
    <w:rPr>
      <w:b/>
      <w:bCs/>
    </w:rPr>
  </w:style>
  <w:style w:type="character" w:customStyle="1" w:styleId="CommentSubjectChar">
    <w:name w:val="Comment Subject Char"/>
    <w:basedOn w:val="CommentTextChar"/>
    <w:link w:val="CommentSubject"/>
    <w:uiPriority w:val="99"/>
    <w:semiHidden/>
    <w:rsid w:val="003E6200"/>
    <w:rPr>
      <w:b/>
      <w:bCs/>
      <w:noProof/>
      <w:sz w:val="20"/>
      <w:szCs w:val="20"/>
      <w:lang w:val="nl-NL"/>
    </w:rPr>
  </w:style>
  <w:style w:type="character" w:styleId="Hyperlink">
    <w:name w:val="Hyperlink"/>
    <w:basedOn w:val="DefaultParagraphFont"/>
    <w:uiPriority w:val="99"/>
    <w:rsid w:val="003E6200"/>
    <w:rPr>
      <w:color w:val="0000FF" w:themeColor="hyperlink"/>
      <w:u w:val="single"/>
    </w:rPr>
  </w:style>
  <w:style w:type="character" w:styleId="UnresolvedMention">
    <w:name w:val="Unresolved Mention"/>
    <w:basedOn w:val="DefaultParagraphFont"/>
    <w:uiPriority w:val="99"/>
    <w:semiHidden/>
    <w:unhideWhenUsed/>
    <w:rsid w:val="003E6200"/>
    <w:rPr>
      <w:color w:val="605E5C"/>
      <w:shd w:val="clear" w:color="auto" w:fill="E1DFDD"/>
    </w:rPr>
  </w:style>
  <w:style w:type="paragraph" w:styleId="Bibliography">
    <w:name w:val="Bibliography"/>
    <w:basedOn w:val="Normal"/>
    <w:next w:val="Normal"/>
    <w:uiPriority w:val="37"/>
    <w:unhideWhenUsed/>
    <w:rsid w:val="00B03F2A"/>
  </w:style>
  <w:style w:type="paragraph" w:styleId="Caption">
    <w:name w:val="caption"/>
    <w:basedOn w:val="Normal"/>
    <w:next w:val="Normal"/>
    <w:uiPriority w:val="35"/>
    <w:semiHidden/>
    <w:qFormat/>
    <w:rsid w:val="00900673"/>
    <w:pPr>
      <w:spacing w:after="200"/>
    </w:pPr>
    <w:rPr>
      <w:i/>
      <w:iCs/>
      <w:color w:val="5E5E5E" w:themeColor="text2"/>
      <w:sz w:val="18"/>
      <w:szCs w:val="18"/>
    </w:rPr>
  </w:style>
  <w:style w:type="table" w:styleId="PlainTable2">
    <w:name w:val="Plain Table 2"/>
    <w:basedOn w:val="TableNormal"/>
    <w:uiPriority w:val="42"/>
    <w:rsid w:val="00A640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F0253A"/>
    <w:pPr>
      <w:spacing w:line="259" w:lineRule="auto"/>
      <w:outlineLvl w:val="9"/>
    </w:pPr>
    <w:rPr>
      <w:b w:val="0"/>
      <w:noProof w:val="0"/>
      <w:color w:val="0D294E" w:themeColor="accent1" w:themeShade="BF"/>
      <w:sz w:val="32"/>
      <w:lang w:val="en-US"/>
    </w:rPr>
  </w:style>
  <w:style w:type="paragraph" w:styleId="TOC1">
    <w:name w:val="toc 1"/>
    <w:basedOn w:val="Normal"/>
    <w:next w:val="Normal"/>
    <w:autoRedefine/>
    <w:uiPriority w:val="39"/>
    <w:rsid w:val="00F0253A"/>
    <w:pPr>
      <w:spacing w:after="100"/>
    </w:pPr>
  </w:style>
  <w:style w:type="paragraph" w:styleId="TOC2">
    <w:name w:val="toc 2"/>
    <w:basedOn w:val="Normal"/>
    <w:next w:val="Normal"/>
    <w:autoRedefine/>
    <w:uiPriority w:val="39"/>
    <w:rsid w:val="00F0253A"/>
    <w:pPr>
      <w:spacing w:after="100"/>
      <w:ind w:left="240"/>
    </w:pPr>
  </w:style>
  <w:style w:type="paragraph" w:styleId="TOC3">
    <w:name w:val="toc 3"/>
    <w:basedOn w:val="Normal"/>
    <w:next w:val="Normal"/>
    <w:autoRedefine/>
    <w:uiPriority w:val="39"/>
    <w:rsid w:val="00F0253A"/>
    <w:pPr>
      <w:spacing w:after="100"/>
      <w:ind w:left="480"/>
    </w:pPr>
  </w:style>
  <w:style w:type="paragraph" w:styleId="ListParagraph">
    <w:name w:val="List Paragraph"/>
    <w:basedOn w:val="Normal"/>
    <w:uiPriority w:val="34"/>
    <w:semiHidden/>
    <w:qFormat/>
    <w:rsid w:val="00E81EF9"/>
    <w:pPr>
      <w:ind w:left="720"/>
      <w:contextualSpacing/>
    </w:pPr>
  </w:style>
  <w:style w:type="paragraph" w:styleId="Revision">
    <w:name w:val="Revision"/>
    <w:hidden/>
    <w:uiPriority w:val="99"/>
    <w:semiHidden/>
    <w:rsid w:val="00611E3E"/>
    <w:rPr>
      <w:noProof/>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198098">
      <w:bodyDiv w:val="1"/>
      <w:marLeft w:val="0"/>
      <w:marRight w:val="0"/>
      <w:marTop w:val="0"/>
      <w:marBottom w:val="0"/>
      <w:divBdr>
        <w:top w:val="none" w:sz="0" w:space="0" w:color="auto"/>
        <w:left w:val="none" w:sz="0" w:space="0" w:color="auto"/>
        <w:bottom w:val="none" w:sz="0" w:space="0" w:color="auto"/>
        <w:right w:val="none" w:sz="0" w:space="0" w:color="auto"/>
      </w:divBdr>
    </w:div>
    <w:div w:id="183792462">
      <w:bodyDiv w:val="1"/>
      <w:marLeft w:val="0"/>
      <w:marRight w:val="0"/>
      <w:marTop w:val="0"/>
      <w:marBottom w:val="0"/>
      <w:divBdr>
        <w:top w:val="none" w:sz="0" w:space="0" w:color="auto"/>
        <w:left w:val="none" w:sz="0" w:space="0" w:color="auto"/>
        <w:bottom w:val="none" w:sz="0" w:space="0" w:color="auto"/>
        <w:right w:val="none" w:sz="0" w:space="0" w:color="auto"/>
      </w:divBdr>
    </w:div>
    <w:div w:id="269507225">
      <w:bodyDiv w:val="1"/>
      <w:marLeft w:val="0"/>
      <w:marRight w:val="0"/>
      <w:marTop w:val="0"/>
      <w:marBottom w:val="0"/>
      <w:divBdr>
        <w:top w:val="none" w:sz="0" w:space="0" w:color="auto"/>
        <w:left w:val="none" w:sz="0" w:space="0" w:color="auto"/>
        <w:bottom w:val="none" w:sz="0" w:space="0" w:color="auto"/>
        <w:right w:val="none" w:sz="0" w:space="0" w:color="auto"/>
      </w:divBdr>
    </w:div>
    <w:div w:id="340546138">
      <w:bodyDiv w:val="1"/>
      <w:marLeft w:val="0"/>
      <w:marRight w:val="0"/>
      <w:marTop w:val="0"/>
      <w:marBottom w:val="0"/>
      <w:divBdr>
        <w:top w:val="none" w:sz="0" w:space="0" w:color="auto"/>
        <w:left w:val="none" w:sz="0" w:space="0" w:color="auto"/>
        <w:bottom w:val="none" w:sz="0" w:space="0" w:color="auto"/>
        <w:right w:val="none" w:sz="0" w:space="0" w:color="auto"/>
      </w:divBdr>
    </w:div>
    <w:div w:id="399334385">
      <w:bodyDiv w:val="1"/>
      <w:marLeft w:val="0"/>
      <w:marRight w:val="0"/>
      <w:marTop w:val="0"/>
      <w:marBottom w:val="0"/>
      <w:divBdr>
        <w:top w:val="none" w:sz="0" w:space="0" w:color="auto"/>
        <w:left w:val="none" w:sz="0" w:space="0" w:color="auto"/>
        <w:bottom w:val="none" w:sz="0" w:space="0" w:color="auto"/>
        <w:right w:val="none" w:sz="0" w:space="0" w:color="auto"/>
      </w:divBdr>
    </w:div>
    <w:div w:id="401370688">
      <w:bodyDiv w:val="1"/>
      <w:marLeft w:val="0"/>
      <w:marRight w:val="0"/>
      <w:marTop w:val="0"/>
      <w:marBottom w:val="0"/>
      <w:divBdr>
        <w:top w:val="none" w:sz="0" w:space="0" w:color="auto"/>
        <w:left w:val="none" w:sz="0" w:space="0" w:color="auto"/>
        <w:bottom w:val="none" w:sz="0" w:space="0" w:color="auto"/>
        <w:right w:val="none" w:sz="0" w:space="0" w:color="auto"/>
      </w:divBdr>
    </w:div>
    <w:div w:id="484054770">
      <w:bodyDiv w:val="1"/>
      <w:marLeft w:val="0"/>
      <w:marRight w:val="0"/>
      <w:marTop w:val="0"/>
      <w:marBottom w:val="0"/>
      <w:divBdr>
        <w:top w:val="none" w:sz="0" w:space="0" w:color="auto"/>
        <w:left w:val="none" w:sz="0" w:space="0" w:color="auto"/>
        <w:bottom w:val="none" w:sz="0" w:space="0" w:color="auto"/>
        <w:right w:val="none" w:sz="0" w:space="0" w:color="auto"/>
      </w:divBdr>
    </w:div>
    <w:div w:id="606886914">
      <w:bodyDiv w:val="1"/>
      <w:marLeft w:val="0"/>
      <w:marRight w:val="0"/>
      <w:marTop w:val="0"/>
      <w:marBottom w:val="0"/>
      <w:divBdr>
        <w:top w:val="none" w:sz="0" w:space="0" w:color="auto"/>
        <w:left w:val="none" w:sz="0" w:space="0" w:color="auto"/>
        <w:bottom w:val="none" w:sz="0" w:space="0" w:color="auto"/>
        <w:right w:val="none" w:sz="0" w:space="0" w:color="auto"/>
      </w:divBdr>
    </w:div>
    <w:div w:id="625088633">
      <w:bodyDiv w:val="1"/>
      <w:marLeft w:val="0"/>
      <w:marRight w:val="0"/>
      <w:marTop w:val="0"/>
      <w:marBottom w:val="0"/>
      <w:divBdr>
        <w:top w:val="none" w:sz="0" w:space="0" w:color="auto"/>
        <w:left w:val="none" w:sz="0" w:space="0" w:color="auto"/>
        <w:bottom w:val="none" w:sz="0" w:space="0" w:color="auto"/>
        <w:right w:val="none" w:sz="0" w:space="0" w:color="auto"/>
      </w:divBdr>
    </w:div>
    <w:div w:id="651562581">
      <w:bodyDiv w:val="1"/>
      <w:marLeft w:val="0"/>
      <w:marRight w:val="0"/>
      <w:marTop w:val="0"/>
      <w:marBottom w:val="0"/>
      <w:divBdr>
        <w:top w:val="none" w:sz="0" w:space="0" w:color="auto"/>
        <w:left w:val="none" w:sz="0" w:space="0" w:color="auto"/>
        <w:bottom w:val="none" w:sz="0" w:space="0" w:color="auto"/>
        <w:right w:val="none" w:sz="0" w:space="0" w:color="auto"/>
      </w:divBdr>
    </w:div>
    <w:div w:id="718016864">
      <w:bodyDiv w:val="1"/>
      <w:marLeft w:val="0"/>
      <w:marRight w:val="0"/>
      <w:marTop w:val="0"/>
      <w:marBottom w:val="0"/>
      <w:divBdr>
        <w:top w:val="none" w:sz="0" w:space="0" w:color="auto"/>
        <w:left w:val="none" w:sz="0" w:space="0" w:color="auto"/>
        <w:bottom w:val="none" w:sz="0" w:space="0" w:color="auto"/>
        <w:right w:val="none" w:sz="0" w:space="0" w:color="auto"/>
      </w:divBdr>
    </w:div>
    <w:div w:id="764377990">
      <w:bodyDiv w:val="1"/>
      <w:marLeft w:val="0"/>
      <w:marRight w:val="0"/>
      <w:marTop w:val="0"/>
      <w:marBottom w:val="0"/>
      <w:divBdr>
        <w:top w:val="none" w:sz="0" w:space="0" w:color="auto"/>
        <w:left w:val="none" w:sz="0" w:space="0" w:color="auto"/>
        <w:bottom w:val="none" w:sz="0" w:space="0" w:color="auto"/>
        <w:right w:val="none" w:sz="0" w:space="0" w:color="auto"/>
      </w:divBdr>
    </w:div>
    <w:div w:id="895238656">
      <w:bodyDiv w:val="1"/>
      <w:marLeft w:val="0"/>
      <w:marRight w:val="0"/>
      <w:marTop w:val="0"/>
      <w:marBottom w:val="0"/>
      <w:divBdr>
        <w:top w:val="none" w:sz="0" w:space="0" w:color="auto"/>
        <w:left w:val="none" w:sz="0" w:space="0" w:color="auto"/>
        <w:bottom w:val="none" w:sz="0" w:space="0" w:color="auto"/>
        <w:right w:val="none" w:sz="0" w:space="0" w:color="auto"/>
      </w:divBdr>
    </w:div>
    <w:div w:id="919946690">
      <w:bodyDiv w:val="1"/>
      <w:marLeft w:val="0"/>
      <w:marRight w:val="0"/>
      <w:marTop w:val="0"/>
      <w:marBottom w:val="0"/>
      <w:divBdr>
        <w:top w:val="none" w:sz="0" w:space="0" w:color="auto"/>
        <w:left w:val="none" w:sz="0" w:space="0" w:color="auto"/>
        <w:bottom w:val="none" w:sz="0" w:space="0" w:color="auto"/>
        <w:right w:val="none" w:sz="0" w:space="0" w:color="auto"/>
      </w:divBdr>
    </w:div>
    <w:div w:id="941961196">
      <w:bodyDiv w:val="1"/>
      <w:marLeft w:val="0"/>
      <w:marRight w:val="0"/>
      <w:marTop w:val="0"/>
      <w:marBottom w:val="0"/>
      <w:divBdr>
        <w:top w:val="none" w:sz="0" w:space="0" w:color="auto"/>
        <w:left w:val="none" w:sz="0" w:space="0" w:color="auto"/>
        <w:bottom w:val="none" w:sz="0" w:space="0" w:color="auto"/>
        <w:right w:val="none" w:sz="0" w:space="0" w:color="auto"/>
      </w:divBdr>
    </w:div>
    <w:div w:id="1036662668">
      <w:bodyDiv w:val="1"/>
      <w:marLeft w:val="0"/>
      <w:marRight w:val="0"/>
      <w:marTop w:val="0"/>
      <w:marBottom w:val="0"/>
      <w:divBdr>
        <w:top w:val="none" w:sz="0" w:space="0" w:color="auto"/>
        <w:left w:val="none" w:sz="0" w:space="0" w:color="auto"/>
        <w:bottom w:val="none" w:sz="0" w:space="0" w:color="auto"/>
        <w:right w:val="none" w:sz="0" w:space="0" w:color="auto"/>
      </w:divBdr>
    </w:div>
    <w:div w:id="1045257401">
      <w:bodyDiv w:val="1"/>
      <w:marLeft w:val="0"/>
      <w:marRight w:val="0"/>
      <w:marTop w:val="0"/>
      <w:marBottom w:val="0"/>
      <w:divBdr>
        <w:top w:val="none" w:sz="0" w:space="0" w:color="auto"/>
        <w:left w:val="none" w:sz="0" w:space="0" w:color="auto"/>
        <w:bottom w:val="none" w:sz="0" w:space="0" w:color="auto"/>
        <w:right w:val="none" w:sz="0" w:space="0" w:color="auto"/>
      </w:divBdr>
    </w:div>
    <w:div w:id="1134787587">
      <w:bodyDiv w:val="1"/>
      <w:marLeft w:val="0"/>
      <w:marRight w:val="0"/>
      <w:marTop w:val="0"/>
      <w:marBottom w:val="0"/>
      <w:divBdr>
        <w:top w:val="none" w:sz="0" w:space="0" w:color="auto"/>
        <w:left w:val="none" w:sz="0" w:space="0" w:color="auto"/>
        <w:bottom w:val="none" w:sz="0" w:space="0" w:color="auto"/>
        <w:right w:val="none" w:sz="0" w:space="0" w:color="auto"/>
      </w:divBdr>
    </w:div>
    <w:div w:id="1157261656">
      <w:bodyDiv w:val="1"/>
      <w:marLeft w:val="0"/>
      <w:marRight w:val="0"/>
      <w:marTop w:val="0"/>
      <w:marBottom w:val="0"/>
      <w:divBdr>
        <w:top w:val="none" w:sz="0" w:space="0" w:color="auto"/>
        <w:left w:val="none" w:sz="0" w:space="0" w:color="auto"/>
        <w:bottom w:val="none" w:sz="0" w:space="0" w:color="auto"/>
        <w:right w:val="none" w:sz="0" w:space="0" w:color="auto"/>
      </w:divBdr>
    </w:div>
    <w:div w:id="1407917019">
      <w:bodyDiv w:val="1"/>
      <w:marLeft w:val="0"/>
      <w:marRight w:val="0"/>
      <w:marTop w:val="0"/>
      <w:marBottom w:val="0"/>
      <w:divBdr>
        <w:top w:val="none" w:sz="0" w:space="0" w:color="auto"/>
        <w:left w:val="none" w:sz="0" w:space="0" w:color="auto"/>
        <w:bottom w:val="none" w:sz="0" w:space="0" w:color="auto"/>
        <w:right w:val="none" w:sz="0" w:space="0" w:color="auto"/>
      </w:divBdr>
      <w:divsChild>
        <w:div w:id="111947992">
          <w:marLeft w:val="0"/>
          <w:marRight w:val="0"/>
          <w:marTop w:val="0"/>
          <w:marBottom w:val="0"/>
          <w:divBdr>
            <w:top w:val="none" w:sz="0" w:space="0" w:color="auto"/>
            <w:left w:val="none" w:sz="0" w:space="0" w:color="auto"/>
            <w:bottom w:val="none" w:sz="0" w:space="0" w:color="auto"/>
            <w:right w:val="none" w:sz="0" w:space="0" w:color="auto"/>
          </w:divBdr>
          <w:divsChild>
            <w:div w:id="236670268">
              <w:marLeft w:val="0"/>
              <w:marRight w:val="0"/>
              <w:marTop w:val="0"/>
              <w:marBottom w:val="0"/>
              <w:divBdr>
                <w:top w:val="none" w:sz="0" w:space="0" w:color="auto"/>
                <w:left w:val="none" w:sz="0" w:space="0" w:color="auto"/>
                <w:bottom w:val="none" w:sz="0" w:space="0" w:color="auto"/>
                <w:right w:val="none" w:sz="0" w:space="0" w:color="auto"/>
              </w:divBdr>
              <w:divsChild>
                <w:div w:id="2142923016">
                  <w:marLeft w:val="0"/>
                  <w:marRight w:val="0"/>
                  <w:marTop w:val="0"/>
                  <w:marBottom w:val="0"/>
                  <w:divBdr>
                    <w:top w:val="none" w:sz="0" w:space="0" w:color="auto"/>
                    <w:left w:val="none" w:sz="0" w:space="0" w:color="auto"/>
                    <w:bottom w:val="none" w:sz="0" w:space="0" w:color="auto"/>
                    <w:right w:val="none" w:sz="0" w:space="0" w:color="auto"/>
                  </w:divBdr>
                  <w:divsChild>
                    <w:div w:id="626157598">
                      <w:marLeft w:val="0"/>
                      <w:marRight w:val="0"/>
                      <w:marTop w:val="0"/>
                      <w:marBottom w:val="0"/>
                      <w:divBdr>
                        <w:top w:val="none" w:sz="0" w:space="0" w:color="auto"/>
                        <w:left w:val="none" w:sz="0" w:space="0" w:color="auto"/>
                        <w:bottom w:val="none" w:sz="0" w:space="0" w:color="auto"/>
                        <w:right w:val="none" w:sz="0" w:space="0" w:color="auto"/>
                      </w:divBdr>
                      <w:divsChild>
                        <w:div w:id="1577855944">
                          <w:marLeft w:val="0"/>
                          <w:marRight w:val="0"/>
                          <w:marTop w:val="0"/>
                          <w:marBottom w:val="0"/>
                          <w:divBdr>
                            <w:top w:val="none" w:sz="0" w:space="0" w:color="auto"/>
                            <w:left w:val="none" w:sz="0" w:space="0" w:color="auto"/>
                            <w:bottom w:val="none" w:sz="0" w:space="0" w:color="auto"/>
                            <w:right w:val="none" w:sz="0" w:space="0" w:color="auto"/>
                          </w:divBdr>
                          <w:divsChild>
                            <w:div w:id="180434423">
                              <w:marLeft w:val="0"/>
                              <w:marRight w:val="0"/>
                              <w:marTop w:val="15"/>
                              <w:marBottom w:val="120"/>
                              <w:divBdr>
                                <w:top w:val="none" w:sz="0" w:space="0" w:color="auto"/>
                                <w:left w:val="none" w:sz="0" w:space="0" w:color="auto"/>
                                <w:bottom w:val="none" w:sz="0" w:space="0" w:color="auto"/>
                                <w:right w:val="none" w:sz="0" w:space="0" w:color="auto"/>
                              </w:divBdr>
                              <w:divsChild>
                                <w:div w:id="528491116">
                                  <w:marLeft w:val="0"/>
                                  <w:marRight w:val="0"/>
                                  <w:marTop w:val="0"/>
                                  <w:marBottom w:val="0"/>
                                  <w:divBdr>
                                    <w:top w:val="none" w:sz="0" w:space="0" w:color="auto"/>
                                    <w:left w:val="none" w:sz="0" w:space="0" w:color="auto"/>
                                    <w:bottom w:val="none" w:sz="0" w:space="0" w:color="auto"/>
                                    <w:right w:val="none" w:sz="0" w:space="0" w:color="auto"/>
                                  </w:divBdr>
                                </w:div>
                                <w:div w:id="1162084660">
                                  <w:marLeft w:val="24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991435">
      <w:bodyDiv w:val="1"/>
      <w:marLeft w:val="0"/>
      <w:marRight w:val="0"/>
      <w:marTop w:val="0"/>
      <w:marBottom w:val="0"/>
      <w:divBdr>
        <w:top w:val="none" w:sz="0" w:space="0" w:color="auto"/>
        <w:left w:val="none" w:sz="0" w:space="0" w:color="auto"/>
        <w:bottom w:val="none" w:sz="0" w:space="0" w:color="auto"/>
        <w:right w:val="none" w:sz="0" w:space="0" w:color="auto"/>
      </w:divBdr>
    </w:div>
    <w:div w:id="1431075366">
      <w:bodyDiv w:val="1"/>
      <w:marLeft w:val="0"/>
      <w:marRight w:val="0"/>
      <w:marTop w:val="0"/>
      <w:marBottom w:val="0"/>
      <w:divBdr>
        <w:top w:val="none" w:sz="0" w:space="0" w:color="auto"/>
        <w:left w:val="none" w:sz="0" w:space="0" w:color="auto"/>
        <w:bottom w:val="none" w:sz="0" w:space="0" w:color="auto"/>
        <w:right w:val="none" w:sz="0" w:space="0" w:color="auto"/>
      </w:divBdr>
    </w:div>
    <w:div w:id="1529567045">
      <w:bodyDiv w:val="1"/>
      <w:marLeft w:val="0"/>
      <w:marRight w:val="0"/>
      <w:marTop w:val="0"/>
      <w:marBottom w:val="0"/>
      <w:divBdr>
        <w:top w:val="none" w:sz="0" w:space="0" w:color="auto"/>
        <w:left w:val="none" w:sz="0" w:space="0" w:color="auto"/>
        <w:bottom w:val="none" w:sz="0" w:space="0" w:color="auto"/>
        <w:right w:val="none" w:sz="0" w:space="0" w:color="auto"/>
      </w:divBdr>
    </w:div>
    <w:div w:id="1530409190">
      <w:bodyDiv w:val="1"/>
      <w:marLeft w:val="0"/>
      <w:marRight w:val="0"/>
      <w:marTop w:val="0"/>
      <w:marBottom w:val="0"/>
      <w:divBdr>
        <w:top w:val="none" w:sz="0" w:space="0" w:color="auto"/>
        <w:left w:val="none" w:sz="0" w:space="0" w:color="auto"/>
        <w:bottom w:val="none" w:sz="0" w:space="0" w:color="auto"/>
        <w:right w:val="none" w:sz="0" w:space="0" w:color="auto"/>
      </w:divBdr>
    </w:div>
    <w:div w:id="1531718445">
      <w:bodyDiv w:val="1"/>
      <w:marLeft w:val="0"/>
      <w:marRight w:val="0"/>
      <w:marTop w:val="0"/>
      <w:marBottom w:val="0"/>
      <w:divBdr>
        <w:top w:val="none" w:sz="0" w:space="0" w:color="auto"/>
        <w:left w:val="none" w:sz="0" w:space="0" w:color="auto"/>
        <w:bottom w:val="none" w:sz="0" w:space="0" w:color="auto"/>
        <w:right w:val="none" w:sz="0" w:space="0" w:color="auto"/>
      </w:divBdr>
    </w:div>
    <w:div w:id="1593977332">
      <w:bodyDiv w:val="1"/>
      <w:marLeft w:val="0"/>
      <w:marRight w:val="0"/>
      <w:marTop w:val="0"/>
      <w:marBottom w:val="0"/>
      <w:divBdr>
        <w:top w:val="none" w:sz="0" w:space="0" w:color="auto"/>
        <w:left w:val="none" w:sz="0" w:space="0" w:color="auto"/>
        <w:bottom w:val="none" w:sz="0" w:space="0" w:color="auto"/>
        <w:right w:val="none" w:sz="0" w:space="0" w:color="auto"/>
      </w:divBdr>
    </w:div>
    <w:div w:id="1599829760">
      <w:bodyDiv w:val="1"/>
      <w:marLeft w:val="0"/>
      <w:marRight w:val="0"/>
      <w:marTop w:val="0"/>
      <w:marBottom w:val="0"/>
      <w:divBdr>
        <w:top w:val="none" w:sz="0" w:space="0" w:color="auto"/>
        <w:left w:val="none" w:sz="0" w:space="0" w:color="auto"/>
        <w:bottom w:val="none" w:sz="0" w:space="0" w:color="auto"/>
        <w:right w:val="none" w:sz="0" w:space="0" w:color="auto"/>
      </w:divBdr>
    </w:div>
    <w:div w:id="1658415142">
      <w:bodyDiv w:val="1"/>
      <w:marLeft w:val="0"/>
      <w:marRight w:val="0"/>
      <w:marTop w:val="0"/>
      <w:marBottom w:val="0"/>
      <w:divBdr>
        <w:top w:val="none" w:sz="0" w:space="0" w:color="auto"/>
        <w:left w:val="none" w:sz="0" w:space="0" w:color="auto"/>
        <w:bottom w:val="none" w:sz="0" w:space="0" w:color="auto"/>
        <w:right w:val="none" w:sz="0" w:space="0" w:color="auto"/>
      </w:divBdr>
    </w:div>
    <w:div w:id="1678460591">
      <w:bodyDiv w:val="1"/>
      <w:marLeft w:val="0"/>
      <w:marRight w:val="0"/>
      <w:marTop w:val="0"/>
      <w:marBottom w:val="0"/>
      <w:divBdr>
        <w:top w:val="none" w:sz="0" w:space="0" w:color="auto"/>
        <w:left w:val="none" w:sz="0" w:space="0" w:color="auto"/>
        <w:bottom w:val="none" w:sz="0" w:space="0" w:color="auto"/>
        <w:right w:val="none" w:sz="0" w:space="0" w:color="auto"/>
      </w:divBdr>
    </w:div>
    <w:div w:id="1837722271">
      <w:bodyDiv w:val="1"/>
      <w:marLeft w:val="0"/>
      <w:marRight w:val="0"/>
      <w:marTop w:val="0"/>
      <w:marBottom w:val="0"/>
      <w:divBdr>
        <w:top w:val="none" w:sz="0" w:space="0" w:color="auto"/>
        <w:left w:val="none" w:sz="0" w:space="0" w:color="auto"/>
        <w:bottom w:val="none" w:sz="0" w:space="0" w:color="auto"/>
        <w:right w:val="none" w:sz="0" w:space="0" w:color="auto"/>
      </w:divBdr>
    </w:div>
    <w:div w:id="1861356592">
      <w:bodyDiv w:val="1"/>
      <w:marLeft w:val="0"/>
      <w:marRight w:val="0"/>
      <w:marTop w:val="0"/>
      <w:marBottom w:val="0"/>
      <w:divBdr>
        <w:top w:val="none" w:sz="0" w:space="0" w:color="auto"/>
        <w:left w:val="none" w:sz="0" w:space="0" w:color="auto"/>
        <w:bottom w:val="none" w:sz="0" w:space="0" w:color="auto"/>
        <w:right w:val="none" w:sz="0" w:space="0" w:color="auto"/>
      </w:divBdr>
    </w:div>
    <w:div w:id="1890460705">
      <w:bodyDiv w:val="1"/>
      <w:marLeft w:val="0"/>
      <w:marRight w:val="0"/>
      <w:marTop w:val="0"/>
      <w:marBottom w:val="0"/>
      <w:divBdr>
        <w:top w:val="none" w:sz="0" w:space="0" w:color="auto"/>
        <w:left w:val="none" w:sz="0" w:space="0" w:color="auto"/>
        <w:bottom w:val="none" w:sz="0" w:space="0" w:color="auto"/>
        <w:right w:val="none" w:sz="0" w:space="0" w:color="auto"/>
      </w:divBdr>
    </w:div>
    <w:div w:id="1927496094">
      <w:bodyDiv w:val="1"/>
      <w:marLeft w:val="0"/>
      <w:marRight w:val="0"/>
      <w:marTop w:val="0"/>
      <w:marBottom w:val="0"/>
      <w:divBdr>
        <w:top w:val="none" w:sz="0" w:space="0" w:color="auto"/>
        <w:left w:val="none" w:sz="0" w:space="0" w:color="auto"/>
        <w:bottom w:val="none" w:sz="0" w:space="0" w:color="auto"/>
        <w:right w:val="none" w:sz="0" w:space="0" w:color="auto"/>
      </w:divBdr>
    </w:div>
    <w:div w:id="1943143344">
      <w:bodyDiv w:val="1"/>
      <w:marLeft w:val="0"/>
      <w:marRight w:val="0"/>
      <w:marTop w:val="0"/>
      <w:marBottom w:val="0"/>
      <w:divBdr>
        <w:top w:val="none" w:sz="0" w:space="0" w:color="auto"/>
        <w:left w:val="none" w:sz="0" w:space="0" w:color="auto"/>
        <w:bottom w:val="none" w:sz="0" w:space="0" w:color="auto"/>
        <w:right w:val="none" w:sz="0" w:space="0" w:color="auto"/>
      </w:divBdr>
    </w:div>
    <w:div w:id="1958681695">
      <w:bodyDiv w:val="1"/>
      <w:marLeft w:val="0"/>
      <w:marRight w:val="0"/>
      <w:marTop w:val="0"/>
      <w:marBottom w:val="0"/>
      <w:divBdr>
        <w:top w:val="none" w:sz="0" w:space="0" w:color="auto"/>
        <w:left w:val="none" w:sz="0" w:space="0" w:color="auto"/>
        <w:bottom w:val="none" w:sz="0" w:space="0" w:color="auto"/>
        <w:right w:val="none" w:sz="0" w:space="0" w:color="auto"/>
      </w:divBdr>
    </w:div>
    <w:div w:id="1983607986">
      <w:bodyDiv w:val="1"/>
      <w:marLeft w:val="0"/>
      <w:marRight w:val="0"/>
      <w:marTop w:val="0"/>
      <w:marBottom w:val="0"/>
      <w:divBdr>
        <w:top w:val="none" w:sz="0" w:space="0" w:color="auto"/>
        <w:left w:val="none" w:sz="0" w:space="0" w:color="auto"/>
        <w:bottom w:val="none" w:sz="0" w:space="0" w:color="auto"/>
        <w:right w:val="none" w:sz="0" w:space="0" w:color="auto"/>
      </w:divBdr>
    </w:div>
    <w:div w:id="198465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chart" Target="charts/chart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Jazzy%20student%20repor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l-NL"/>
              <a:t>Resultaten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l-NL"/>
        </a:p>
      </c:txPr>
    </c:title>
    <c:autoTitleDeleted val="0"/>
    <c:plotArea>
      <c:layout/>
      <c:barChart>
        <c:barDir val="col"/>
        <c:grouping val="clustered"/>
        <c:varyColors val="0"/>
        <c:ser>
          <c:idx val="0"/>
          <c:order val="0"/>
          <c:tx>
            <c:strRef>
              <c:f>Sheet1!$B$1</c:f>
              <c:strCache>
                <c:ptCount val="1"/>
                <c:pt idx="0">
                  <c:v>Hoogte(meter)</c:v>
                </c:pt>
              </c:strCache>
            </c:strRef>
          </c:tx>
          <c:spPr>
            <a:solidFill>
              <a:schemeClr val="accent1"/>
            </a:solidFill>
            <a:ln>
              <a:solidFill>
                <a:schemeClr val="accent1"/>
              </a:solidFill>
            </a:ln>
            <a:effectLst/>
          </c:spPr>
          <c:invertIfNegative val="0"/>
          <c:dPt>
            <c:idx val="1"/>
            <c:invertIfNegative val="0"/>
            <c:bubble3D val="0"/>
            <c:spPr>
              <a:pattFill prst="lgConfetti">
                <a:fgClr>
                  <a:schemeClr val="accent1"/>
                </a:fgClr>
                <a:bgClr>
                  <a:schemeClr val="bg1"/>
                </a:bgClr>
              </a:pattFill>
              <a:ln>
                <a:solidFill>
                  <a:schemeClr val="accent1"/>
                </a:solidFill>
              </a:ln>
              <a:effectLst/>
            </c:spPr>
            <c:extLst>
              <c:ext xmlns:c16="http://schemas.microsoft.com/office/drawing/2014/chart" uri="{C3380CC4-5D6E-409C-BE32-E72D297353CC}">
                <c16:uniqueId val="{00000001-6E1C-4277-97F1-7A09690C4FD2}"/>
              </c:ext>
            </c:extLst>
          </c:dPt>
          <c:dPt>
            <c:idx val="3"/>
            <c:invertIfNegative val="0"/>
            <c:bubble3D val="0"/>
            <c:spPr>
              <a:pattFill prst="lgConfetti">
                <a:fgClr>
                  <a:schemeClr val="accent1"/>
                </a:fgClr>
                <a:bgClr>
                  <a:schemeClr val="bg1"/>
                </a:bgClr>
              </a:pattFill>
              <a:ln>
                <a:solidFill>
                  <a:schemeClr val="accent1"/>
                </a:solidFill>
              </a:ln>
              <a:effectLst/>
            </c:spPr>
            <c:extLst>
              <c:ext xmlns:c16="http://schemas.microsoft.com/office/drawing/2014/chart" uri="{C3380CC4-5D6E-409C-BE32-E72D297353CC}">
                <c16:uniqueId val="{00000003-6E1C-4277-97F1-7A09690C4FD2}"/>
              </c:ext>
            </c:extLst>
          </c:dPt>
          <c:dPt>
            <c:idx val="5"/>
            <c:invertIfNegative val="0"/>
            <c:bubble3D val="0"/>
            <c:spPr>
              <a:pattFill prst="lgConfetti">
                <a:fgClr>
                  <a:schemeClr val="accent1"/>
                </a:fgClr>
                <a:bgClr>
                  <a:schemeClr val="bg1"/>
                </a:bgClr>
              </a:pattFill>
              <a:ln>
                <a:solidFill>
                  <a:schemeClr val="accent1"/>
                </a:solidFill>
              </a:ln>
              <a:effectLst/>
            </c:spPr>
            <c:extLst>
              <c:ext xmlns:c16="http://schemas.microsoft.com/office/drawing/2014/chart" uri="{C3380CC4-5D6E-409C-BE32-E72D297353CC}">
                <c16:uniqueId val="{00000005-6E1C-4277-97F1-7A09690C4FD2}"/>
              </c:ext>
            </c:extLst>
          </c:dPt>
          <c:cat>
            <c:strRef>
              <c:f>Sheet1!$A$2:$A$7</c:f>
              <c:strCache>
                <c:ptCount val="6"/>
                <c:pt idx="0">
                  <c:v>Alleen lucht</c:v>
                </c:pt>
                <c:pt idx="1">
                  <c:v>Alleen lucht en ontwerp</c:v>
                </c:pt>
                <c:pt idx="2">
                  <c:v>Water 100ml</c:v>
                </c:pt>
                <c:pt idx="3">
                  <c:v>Water 100ml en ontwerp</c:v>
                </c:pt>
                <c:pt idx="4">
                  <c:v>Water 300ml</c:v>
                </c:pt>
                <c:pt idx="5">
                  <c:v>Water 300ml en ontwerp</c:v>
                </c:pt>
              </c:strCache>
            </c:strRef>
          </c:cat>
          <c:val>
            <c:numRef>
              <c:f>Sheet1!$B$2:$B$7</c:f>
              <c:numCache>
                <c:formatCode>General</c:formatCode>
                <c:ptCount val="6"/>
                <c:pt idx="0">
                  <c:v>2.2999999999999998</c:v>
                </c:pt>
                <c:pt idx="1">
                  <c:v>1.2999999999999998</c:v>
                </c:pt>
                <c:pt idx="2">
                  <c:v>3.6</c:v>
                </c:pt>
                <c:pt idx="3">
                  <c:v>3.5</c:v>
                </c:pt>
                <c:pt idx="4">
                  <c:v>4.5999999999999996</c:v>
                </c:pt>
                <c:pt idx="5">
                  <c:v>4</c:v>
                </c:pt>
              </c:numCache>
            </c:numRef>
          </c:val>
          <c:extLst>
            <c:ext xmlns:c16="http://schemas.microsoft.com/office/drawing/2014/chart" uri="{C3380CC4-5D6E-409C-BE32-E72D297353CC}">
              <c16:uniqueId val="{00000006-6E1C-4277-97F1-7A09690C4FD2}"/>
            </c:ext>
          </c:extLst>
        </c:ser>
        <c:ser>
          <c:idx val="1"/>
          <c:order val="1"/>
          <c:tx>
            <c:strRef>
              <c:f>Sheet1!$C$1</c:f>
              <c:strCache>
                <c:ptCount val="1"/>
                <c:pt idx="0">
                  <c:v>Druk(bar)</c:v>
                </c:pt>
              </c:strCache>
            </c:strRef>
          </c:tx>
          <c:spPr>
            <a:solidFill>
              <a:schemeClr val="accent2"/>
            </a:solidFill>
            <a:ln>
              <a:solidFill>
                <a:schemeClr val="accent2"/>
              </a:solidFill>
            </a:ln>
            <a:effectLst/>
          </c:spPr>
          <c:invertIfNegative val="0"/>
          <c:dPt>
            <c:idx val="1"/>
            <c:invertIfNegative val="0"/>
            <c:bubble3D val="0"/>
            <c:spPr>
              <a:pattFill prst="lgConfetti">
                <a:fgClr>
                  <a:schemeClr val="accent2"/>
                </a:fgClr>
                <a:bgClr>
                  <a:schemeClr val="bg1"/>
                </a:bgClr>
              </a:pattFill>
              <a:ln>
                <a:solidFill>
                  <a:schemeClr val="accent2"/>
                </a:solidFill>
              </a:ln>
              <a:effectLst/>
            </c:spPr>
            <c:extLst>
              <c:ext xmlns:c16="http://schemas.microsoft.com/office/drawing/2014/chart" uri="{C3380CC4-5D6E-409C-BE32-E72D297353CC}">
                <c16:uniqueId val="{00000008-6E1C-4277-97F1-7A09690C4FD2}"/>
              </c:ext>
            </c:extLst>
          </c:dPt>
          <c:dPt>
            <c:idx val="3"/>
            <c:invertIfNegative val="0"/>
            <c:bubble3D val="0"/>
            <c:spPr>
              <a:pattFill prst="lgConfetti">
                <a:fgClr>
                  <a:schemeClr val="accent2"/>
                </a:fgClr>
                <a:bgClr>
                  <a:schemeClr val="bg1"/>
                </a:bgClr>
              </a:pattFill>
              <a:ln>
                <a:solidFill>
                  <a:schemeClr val="accent2"/>
                </a:solidFill>
              </a:ln>
              <a:effectLst/>
            </c:spPr>
            <c:extLst>
              <c:ext xmlns:c16="http://schemas.microsoft.com/office/drawing/2014/chart" uri="{C3380CC4-5D6E-409C-BE32-E72D297353CC}">
                <c16:uniqueId val="{0000000A-6E1C-4277-97F1-7A09690C4FD2}"/>
              </c:ext>
            </c:extLst>
          </c:dPt>
          <c:dPt>
            <c:idx val="5"/>
            <c:invertIfNegative val="0"/>
            <c:bubble3D val="0"/>
            <c:spPr>
              <a:pattFill prst="lgConfetti">
                <a:fgClr>
                  <a:schemeClr val="accent2"/>
                </a:fgClr>
                <a:bgClr>
                  <a:schemeClr val="bg1"/>
                </a:bgClr>
              </a:pattFill>
              <a:ln>
                <a:solidFill>
                  <a:schemeClr val="accent2"/>
                </a:solidFill>
              </a:ln>
              <a:effectLst/>
            </c:spPr>
            <c:extLst>
              <c:ext xmlns:c16="http://schemas.microsoft.com/office/drawing/2014/chart" uri="{C3380CC4-5D6E-409C-BE32-E72D297353CC}">
                <c16:uniqueId val="{0000000C-6E1C-4277-97F1-7A09690C4FD2}"/>
              </c:ext>
            </c:extLst>
          </c:dPt>
          <c:cat>
            <c:strRef>
              <c:f>Sheet1!$A$2:$A$7</c:f>
              <c:strCache>
                <c:ptCount val="6"/>
                <c:pt idx="0">
                  <c:v>Alleen lucht</c:v>
                </c:pt>
                <c:pt idx="1">
                  <c:v>Alleen lucht en ontwerp</c:v>
                </c:pt>
                <c:pt idx="2">
                  <c:v>Water 100ml</c:v>
                </c:pt>
                <c:pt idx="3">
                  <c:v>Water 100ml en ontwerp</c:v>
                </c:pt>
                <c:pt idx="4">
                  <c:v>Water 300ml</c:v>
                </c:pt>
                <c:pt idx="5">
                  <c:v>Water 300ml en ontwerp</c:v>
                </c:pt>
              </c:strCache>
            </c:strRef>
          </c:cat>
          <c:val>
            <c:numRef>
              <c:f>Sheet1!$C$2:$C$7</c:f>
              <c:numCache>
                <c:formatCode>General</c:formatCode>
                <c:ptCount val="6"/>
                <c:pt idx="0">
                  <c:v>0.8</c:v>
                </c:pt>
                <c:pt idx="1">
                  <c:v>0.8</c:v>
                </c:pt>
                <c:pt idx="2">
                  <c:v>1.2</c:v>
                </c:pt>
                <c:pt idx="3">
                  <c:v>1.2</c:v>
                </c:pt>
                <c:pt idx="4">
                  <c:v>1.3</c:v>
                </c:pt>
                <c:pt idx="5">
                  <c:v>1.3</c:v>
                </c:pt>
              </c:numCache>
            </c:numRef>
          </c:val>
          <c:extLst>
            <c:ext xmlns:c16="http://schemas.microsoft.com/office/drawing/2014/chart" uri="{C3380CC4-5D6E-409C-BE32-E72D297353CC}">
              <c16:uniqueId val="{0000000D-6E1C-4277-97F1-7A09690C4FD2}"/>
            </c:ext>
          </c:extLst>
        </c:ser>
        <c:dLbls>
          <c:showLegendKey val="0"/>
          <c:showVal val="0"/>
          <c:showCatName val="0"/>
          <c:showSerName val="0"/>
          <c:showPercent val="0"/>
          <c:showBubbleSize val="0"/>
        </c:dLbls>
        <c:gapWidth val="219"/>
        <c:overlap val="-27"/>
        <c:axId val="268445840"/>
        <c:axId val="268446256"/>
      </c:barChart>
      <c:catAx>
        <c:axId val="268445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268446256"/>
        <c:crosses val="autoZero"/>
        <c:auto val="1"/>
        <c:lblAlgn val="ctr"/>
        <c:lblOffset val="100"/>
        <c:noMultiLvlLbl val="0"/>
      </c:catAx>
      <c:valAx>
        <c:axId val="268446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solidFill>
              <a:schemeClr val="accent2"/>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268445840"/>
        <c:crosses val="autoZero"/>
        <c:crossBetween val="between"/>
        <c:majorUnit val="0.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a:scene3d>
      <a:camera prst="orthographicFront"/>
      <a:lightRig rig="threePt" dir="t"/>
    </a:scene3d>
    <a:sp3d prstMaterial="flat">
      <a:bevelT/>
      <a:bevelB/>
    </a:sp3d>
  </c:spPr>
  <c:txPr>
    <a:bodyPr/>
    <a:lstStyle/>
    <a:p>
      <a:pPr>
        <a:defRPr/>
      </a:pPr>
      <a:endParaRPr lang="nl-N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470464-0D0D-41E0-BF81-4ECF610F6492}" type="doc">
      <dgm:prSet loTypeId="urn:microsoft.com/office/officeart/2011/layout/TabList" loCatId="list" qsTypeId="urn:microsoft.com/office/officeart/2005/8/quickstyle/simple1" qsCatId="simple" csTypeId="urn:microsoft.com/office/officeart/2005/8/colors/accent1_2" csCatId="accent1" phldr="1"/>
      <dgm:spPr/>
      <dgm:t>
        <a:bodyPr/>
        <a:lstStyle/>
        <a:p>
          <a:endParaRPr lang="nl-NL"/>
        </a:p>
      </dgm:t>
    </dgm:pt>
    <dgm:pt modelId="{374F293C-0BEF-4F20-83B1-BB93BECAD7D0}">
      <dgm:prSet phldrT="[Text]"/>
      <dgm:spPr/>
      <dgm:t>
        <a:bodyPr/>
        <a:lstStyle/>
        <a:p>
          <a:r>
            <a:rPr lang="nl-NL"/>
            <a:t>Inleiding en theoretisch kader</a:t>
          </a:r>
        </a:p>
      </dgm:t>
    </dgm:pt>
    <dgm:pt modelId="{1CC6724E-9831-40F2-9A6F-7EDFD85D1CF0}" type="parTrans" cxnId="{737A8CD4-69EC-43AA-9CE2-3CB752E7B6C9}">
      <dgm:prSet/>
      <dgm:spPr/>
      <dgm:t>
        <a:bodyPr/>
        <a:lstStyle/>
        <a:p>
          <a:endParaRPr lang="nl-NL"/>
        </a:p>
      </dgm:t>
    </dgm:pt>
    <dgm:pt modelId="{68908B3B-5D7A-42CD-B19F-B62B8C3B9B71}" type="sibTrans" cxnId="{737A8CD4-69EC-43AA-9CE2-3CB752E7B6C9}">
      <dgm:prSet/>
      <dgm:spPr/>
      <dgm:t>
        <a:bodyPr/>
        <a:lstStyle/>
        <a:p>
          <a:endParaRPr lang="nl-NL"/>
        </a:p>
      </dgm:t>
    </dgm:pt>
    <dgm:pt modelId="{B02C7BCD-7788-4C02-ACD4-5934A395B240}">
      <dgm:prSet phldrT="[Text]"/>
      <dgm:spPr/>
      <dgm:t>
        <a:bodyPr/>
        <a:lstStyle/>
        <a:p>
          <a:r>
            <a:rPr lang="nl-NL"/>
            <a:t>Onderzoeksvraag en hypothese</a:t>
          </a:r>
        </a:p>
      </dgm:t>
    </dgm:pt>
    <dgm:pt modelId="{E7242D60-F393-49FA-9B3B-7DBCC34B3396}" type="parTrans" cxnId="{DE8AA882-F24E-44A3-8FA9-8A5494EA9554}">
      <dgm:prSet/>
      <dgm:spPr/>
      <dgm:t>
        <a:bodyPr/>
        <a:lstStyle/>
        <a:p>
          <a:endParaRPr lang="nl-NL"/>
        </a:p>
      </dgm:t>
    </dgm:pt>
    <dgm:pt modelId="{F2FE340E-8A79-4BFB-BF1E-AE804A0DDE12}" type="sibTrans" cxnId="{DE8AA882-F24E-44A3-8FA9-8A5494EA9554}">
      <dgm:prSet/>
      <dgm:spPr/>
      <dgm:t>
        <a:bodyPr/>
        <a:lstStyle/>
        <a:p>
          <a:endParaRPr lang="nl-NL"/>
        </a:p>
      </dgm:t>
    </dgm:pt>
    <dgm:pt modelId="{C92E27EF-E0F1-4413-AF85-E10E532C8B55}">
      <dgm:prSet phldrT="[Text]"/>
      <dgm:spPr/>
      <dgm:t>
        <a:bodyPr/>
        <a:lstStyle/>
        <a:p>
          <a:r>
            <a:rPr lang="nl-NL"/>
            <a:t>Materiaal</a:t>
          </a:r>
        </a:p>
      </dgm:t>
    </dgm:pt>
    <dgm:pt modelId="{5EE3E2BE-D9FB-4BB2-87DB-17288778E4C7}" type="parTrans" cxnId="{94B1F487-5E4A-4B7D-8DD2-4B8082049DB7}">
      <dgm:prSet/>
      <dgm:spPr/>
      <dgm:t>
        <a:bodyPr/>
        <a:lstStyle/>
        <a:p>
          <a:endParaRPr lang="nl-NL"/>
        </a:p>
      </dgm:t>
    </dgm:pt>
    <dgm:pt modelId="{C5AF481D-5A92-45FB-B511-7125D6500827}" type="sibTrans" cxnId="{94B1F487-5E4A-4B7D-8DD2-4B8082049DB7}">
      <dgm:prSet/>
      <dgm:spPr/>
      <dgm:t>
        <a:bodyPr/>
        <a:lstStyle/>
        <a:p>
          <a:endParaRPr lang="nl-NL"/>
        </a:p>
      </dgm:t>
    </dgm:pt>
    <dgm:pt modelId="{3624343E-7132-44FD-A0C7-B58ADBCB5F3D}">
      <dgm:prSet phldrT="[Text]"/>
      <dgm:spPr/>
      <dgm:t>
        <a:bodyPr/>
        <a:lstStyle/>
        <a:p>
          <a:r>
            <a:rPr lang="nl-NL"/>
            <a:t>Methode</a:t>
          </a:r>
        </a:p>
      </dgm:t>
    </dgm:pt>
    <dgm:pt modelId="{C6925454-94B6-44F7-B255-3C8740C4F82B}" type="parTrans" cxnId="{7C859A6B-07F2-47AB-974D-891D9C4BFCBB}">
      <dgm:prSet/>
      <dgm:spPr/>
      <dgm:t>
        <a:bodyPr/>
        <a:lstStyle/>
        <a:p>
          <a:endParaRPr lang="nl-NL"/>
        </a:p>
      </dgm:t>
    </dgm:pt>
    <dgm:pt modelId="{417E1063-16D7-4D87-B18F-C7AEFDC1E48B}" type="sibTrans" cxnId="{7C859A6B-07F2-47AB-974D-891D9C4BFCBB}">
      <dgm:prSet/>
      <dgm:spPr/>
      <dgm:t>
        <a:bodyPr/>
        <a:lstStyle/>
        <a:p>
          <a:endParaRPr lang="nl-NL"/>
        </a:p>
      </dgm:t>
    </dgm:pt>
    <dgm:pt modelId="{94BD86F8-B827-47CE-9ACB-6114BD158343}">
      <dgm:prSet phldrT="[Text]"/>
      <dgm:spPr/>
      <dgm:t>
        <a:bodyPr/>
        <a:lstStyle/>
        <a:p>
          <a:r>
            <a:rPr lang="nl-NL"/>
            <a:t>Resultaten</a:t>
          </a:r>
        </a:p>
      </dgm:t>
    </dgm:pt>
    <dgm:pt modelId="{7B5766E9-5E87-4846-A896-4EFC37B01336}" type="parTrans" cxnId="{1B2AFD9F-94A8-4CA0-AF42-5E39BA319566}">
      <dgm:prSet/>
      <dgm:spPr/>
      <dgm:t>
        <a:bodyPr/>
        <a:lstStyle/>
        <a:p>
          <a:endParaRPr lang="nl-NL"/>
        </a:p>
      </dgm:t>
    </dgm:pt>
    <dgm:pt modelId="{B36A0206-7EFB-4549-8D45-02ED3EE5330A}" type="sibTrans" cxnId="{1B2AFD9F-94A8-4CA0-AF42-5E39BA319566}">
      <dgm:prSet/>
      <dgm:spPr/>
      <dgm:t>
        <a:bodyPr/>
        <a:lstStyle/>
        <a:p>
          <a:endParaRPr lang="nl-NL"/>
        </a:p>
      </dgm:t>
    </dgm:pt>
    <dgm:pt modelId="{EB461B6C-720B-4580-8BA0-18616F181644}">
      <dgm:prSet phldrT="[Text]"/>
      <dgm:spPr/>
      <dgm:t>
        <a:bodyPr/>
        <a:lstStyle/>
        <a:p>
          <a:r>
            <a:rPr lang="nl-NL"/>
            <a:t>Conclusie</a:t>
          </a:r>
        </a:p>
      </dgm:t>
    </dgm:pt>
    <dgm:pt modelId="{A17D1F72-0A54-4F5A-BA75-F6F0FAFE8442}" type="parTrans" cxnId="{E49D9136-5C3E-45DA-8D89-50C84E1414DC}">
      <dgm:prSet/>
      <dgm:spPr/>
      <dgm:t>
        <a:bodyPr/>
        <a:lstStyle/>
        <a:p>
          <a:endParaRPr lang="nl-NL"/>
        </a:p>
      </dgm:t>
    </dgm:pt>
    <dgm:pt modelId="{EF4F7F47-FA0C-43A8-AE6A-DEA6F89832A0}" type="sibTrans" cxnId="{E49D9136-5C3E-45DA-8D89-50C84E1414DC}">
      <dgm:prSet/>
      <dgm:spPr/>
      <dgm:t>
        <a:bodyPr/>
        <a:lstStyle/>
        <a:p>
          <a:endParaRPr lang="nl-NL"/>
        </a:p>
      </dgm:t>
    </dgm:pt>
    <dgm:pt modelId="{9D1C9E05-5EFF-4F49-AD96-672AB16710AE}">
      <dgm:prSet phldrT="[Text]"/>
      <dgm:spPr/>
      <dgm:t>
        <a:bodyPr/>
        <a:lstStyle/>
        <a:p>
          <a:r>
            <a:rPr lang="nl-NL"/>
            <a:t> </a:t>
          </a:r>
        </a:p>
      </dgm:t>
    </dgm:pt>
    <dgm:pt modelId="{E2FEBCD5-7A24-40FC-8002-4BACF3912DF4}" type="sibTrans" cxnId="{75EF629D-CFE5-4275-87F3-D3E40A95B75E}">
      <dgm:prSet/>
      <dgm:spPr/>
      <dgm:t>
        <a:bodyPr/>
        <a:lstStyle/>
        <a:p>
          <a:endParaRPr lang="nl-NL"/>
        </a:p>
      </dgm:t>
    </dgm:pt>
    <dgm:pt modelId="{44EC206E-7655-4B9C-8556-5D427E875958}" type="parTrans" cxnId="{75EF629D-CFE5-4275-87F3-D3E40A95B75E}">
      <dgm:prSet/>
      <dgm:spPr/>
      <dgm:t>
        <a:bodyPr/>
        <a:lstStyle/>
        <a:p>
          <a:endParaRPr lang="nl-NL"/>
        </a:p>
      </dgm:t>
    </dgm:pt>
    <dgm:pt modelId="{6F3541ED-F66E-4589-A47E-65DFA9D7D40B}">
      <dgm:prSet phldrT="[Text]"/>
      <dgm:spPr/>
      <dgm:t>
        <a:bodyPr/>
        <a:lstStyle/>
        <a:p>
          <a:r>
            <a:rPr lang="nl-NL"/>
            <a:t> </a:t>
          </a:r>
        </a:p>
      </dgm:t>
    </dgm:pt>
    <dgm:pt modelId="{E94275C9-C92C-4FD3-97BA-62451151E6EA}" type="sibTrans" cxnId="{FFE10F3C-EE8F-4726-8D5E-8EA7EDDCB0D1}">
      <dgm:prSet/>
      <dgm:spPr/>
      <dgm:t>
        <a:bodyPr/>
        <a:lstStyle/>
        <a:p>
          <a:endParaRPr lang="nl-NL"/>
        </a:p>
      </dgm:t>
    </dgm:pt>
    <dgm:pt modelId="{52158278-C8A5-4B10-B16A-6104077D22B2}" type="parTrans" cxnId="{FFE10F3C-EE8F-4726-8D5E-8EA7EDDCB0D1}">
      <dgm:prSet/>
      <dgm:spPr/>
      <dgm:t>
        <a:bodyPr/>
        <a:lstStyle/>
        <a:p>
          <a:endParaRPr lang="nl-NL"/>
        </a:p>
      </dgm:t>
    </dgm:pt>
    <dgm:pt modelId="{EA065B4C-B31B-4194-90F8-74D4776CD405}">
      <dgm:prSet phldrT="[Text]"/>
      <dgm:spPr/>
      <dgm:t>
        <a:bodyPr/>
        <a:lstStyle/>
        <a:p>
          <a:endParaRPr lang="nl-NL"/>
        </a:p>
      </dgm:t>
    </dgm:pt>
    <dgm:pt modelId="{3F6AE7B8-6117-4400-8E55-8B12A6FF07F0}" type="sibTrans" cxnId="{D6558945-3B92-4C60-9373-56263442EA5E}">
      <dgm:prSet/>
      <dgm:spPr/>
      <dgm:t>
        <a:bodyPr/>
        <a:lstStyle/>
        <a:p>
          <a:endParaRPr lang="nl-NL"/>
        </a:p>
      </dgm:t>
    </dgm:pt>
    <dgm:pt modelId="{D8170FCE-833C-4BE4-B808-EB4AC0880C56}" type="parTrans" cxnId="{D6558945-3B92-4C60-9373-56263442EA5E}">
      <dgm:prSet/>
      <dgm:spPr/>
      <dgm:t>
        <a:bodyPr/>
        <a:lstStyle/>
        <a:p>
          <a:endParaRPr lang="nl-NL"/>
        </a:p>
      </dgm:t>
    </dgm:pt>
    <dgm:pt modelId="{07CCCA9E-8AE9-4CFE-89A8-6E51EF5783A1}">
      <dgm:prSet phldrT="[Text]"/>
      <dgm:spPr/>
      <dgm:t>
        <a:bodyPr/>
        <a:lstStyle/>
        <a:p>
          <a:endParaRPr lang="nl-NL"/>
        </a:p>
      </dgm:t>
    </dgm:pt>
    <dgm:pt modelId="{760FF737-188D-4BB4-9AFA-149AC0657416}" type="sibTrans" cxnId="{9D19CCDC-1C83-4371-BEE3-31E9D3E3CD47}">
      <dgm:prSet/>
      <dgm:spPr/>
      <dgm:t>
        <a:bodyPr/>
        <a:lstStyle/>
        <a:p>
          <a:endParaRPr lang="nl-NL"/>
        </a:p>
      </dgm:t>
    </dgm:pt>
    <dgm:pt modelId="{AEB74B4B-5F09-4574-95DB-9FB22AEA0697}" type="parTrans" cxnId="{9D19CCDC-1C83-4371-BEE3-31E9D3E3CD47}">
      <dgm:prSet/>
      <dgm:spPr/>
      <dgm:t>
        <a:bodyPr/>
        <a:lstStyle/>
        <a:p>
          <a:endParaRPr lang="nl-NL"/>
        </a:p>
      </dgm:t>
    </dgm:pt>
    <dgm:pt modelId="{C33C5555-70B5-420A-AA93-246C52F841A7}">
      <dgm:prSet phldrT="[Text]"/>
      <dgm:spPr/>
      <dgm:t>
        <a:bodyPr/>
        <a:lstStyle/>
        <a:p>
          <a:endParaRPr lang="nl-NL"/>
        </a:p>
      </dgm:t>
    </dgm:pt>
    <dgm:pt modelId="{9E7F877A-CEC2-4491-8C32-09CF94EB02C3}" type="sibTrans" cxnId="{86FE4834-4DC1-469F-BA2E-EEBF533FF415}">
      <dgm:prSet/>
      <dgm:spPr/>
      <dgm:t>
        <a:bodyPr/>
        <a:lstStyle/>
        <a:p>
          <a:endParaRPr lang="nl-NL"/>
        </a:p>
      </dgm:t>
    </dgm:pt>
    <dgm:pt modelId="{BF7214EA-A450-4B59-B831-03D8A3EBD171}" type="parTrans" cxnId="{86FE4834-4DC1-469F-BA2E-EEBF533FF415}">
      <dgm:prSet/>
      <dgm:spPr/>
      <dgm:t>
        <a:bodyPr/>
        <a:lstStyle/>
        <a:p>
          <a:endParaRPr lang="nl-NL"/>
        </a:p>
      </dgm:t>
    </dgm:pt>
    <dgm:pt modelId="{A9A128A8-1919-4FB8-99B6-6176D052CE37}">
      <dgm:prSet phldrT="[Text]"/>
      <dgm:spPr/>
      <dgm:t>
        <a:bodyPr/>
        <a:lstStyle/>
        <a:p>
          <a:endParaRPr lang="nl-NL"/>
        </a:p>
      </dgm:t>
    </dgm:pt>
    <dgm:pt modelId="{7143002C-1321-4AC7-A468-86FADF14DA7F}" type="parTrans" cxnId="{965A7982-8E37-48B6-ABE8-2A72B6964FC4}">
      <dgm:prSet/>
      <dgm:spPr/>
      <dgm:t>
        <a:bodyPr/>
        <a:lstStyle/>
        <a:p>
          <a:endParaRPr lang="nl-NL"/>
        </a:p>
      </dgm:t>
    </dgm:pt>
    <dgm:pt modelId="{49C287DA-D212-4294-B294-D25D7C251A5C}" type="sibTrans" cxnId="{965A7982-8E37-48B6-ABE8-2A72B6964FC4}">
      <dgm:prSet/>
      <dgm:spPr/>
      <dgm:t>
        <a:bodyPr/>
        <a:lstStyle/>
        <a:p>
          <a:endParaRPr lang="nl-NL"/>
        </a:p>
      </dgm:t>
    </dgm:pt>
    <dgm:pt modelId="{29CF023A-9E50-48E8-9D3E-26B1D6D24003}">
      <dgm:prSet phldrT="[Text]"/>
      <dgm:spPr/>
      <dgm:t>
        <a:bodyPr/>
        <a:lstStyle/>
        <a:p>
          <a:r>
            <a:rPr lang="nl-NL"/>
            <a:t>Discussie</a:t>
          </a:r>
        </a:p>
      </dgm:t>
    </dgm:pt>
    <dgm:pt modelId="{23C3253A-67B8-4A0F-92EF-603D32B6FD91}" type="parTrans" cxnId="{0B387F6D-ED0F-4538-9382-09F5EC6AEC14}">
      <dgm:prSet/>
      <dgm:spPr/>
      <dgm:t>
        <a:bodyPr/>
        <a:lstStyle/>
        <a:p>
          <a:endParaRPr lang="nl-NL"/>
        </a:p>
      </dgm:t>
    </dgm:pt>
    <dgm:pt modelId="{067A3DF4-4B0C-4344-9658-C4F99124027B}" type="sibTrans" cxnId="{0B387F6D-ED0F-4538-9382-09F5EC6AEC14}">
      <dgm:prSet/>
      <dgm:spPr/>
      <dgm:t>
        <a:bodyPr/>
        <a:lstStyle/>
        <a:p>
          <a:endParaRPr lang="nl-NL"/>
        </a:p>
      </dgm:t>
    </dgm:pt>
    <dgm:pt modelId="{2FF8908B-4CF2-4A69-A470-DDDD1CAFE3FC}">
      <dgm:prSet phldrT="[Text]"/>
      <dgm:spPr/>
      <dgm:t>
        <a:bodyPr/>
        <a:lstStyle/>
        <a:p>
          <a:endParaRPr lang="nl-NL"/>
        </a:p>
      </dgm:t>
    </dgm:pt>
    <dgm:pt modelId="{10483D2A-F914-4FA7-AD8B-D1BC980FE419}" type="parTrans" cxnId="{BF3BE187-B25E-4680-B8A2-9C27298BE27A}">
      <dgm:prSet/>
      <dgm:spPr/>
      <dgm:t>
        <a:bodyPr/>
        <a:lstStyle/>
        <a:p>
          <a:endParaRPr lang="nl-NL"/>
        </a:p>
      </dgm:t>
    </dgm:pt>
    <dgm:pt modelId="{E5046965-E92B-4E32-BC23-3306FAB48672}" type="sibTrans" cxnId="{BF3BE187-B25E-4680-B8A2-9C27298BE27A}">
      <dgm:prSet/>
      <dgm:spPr/>
      <dgm:t>
        <a:bodyPr/>
        <a:lstStyle/>
        <a:p>
          <a:endParaRPr lang="nl-NL"/>
        </a:p>
      </dgm:t>
    </dgm:pt>
    <dgm:pt modelId="{E498BAAC-2368-4E0D-AB25-A24BD0B4C9C4}">
      <dgm:prSet phldrT="[Text]"/>
      <dgm:spPr/>
      <dgm:t>
        <a:bodyPr/>
        <a:lstStyle/>
        <a:p>
          <a:r>
            <a:rPr lang="nl-NL"/>
            <a:t>Bronvermelding</a:t>
          </a:r>
        </a:p>
      </dgm:t>
    </dgm:pt>
    <dgm:pt modelId="{F4483882-2EE3-40E8-916A-0201224AEBF8}" type="parTrans" cxnId="{27315766-0783-474E-9F59-3CF5279AA84E}">
      <dgm:prSet/>
      <dgm:spPr/>
      <dgm:t>
        <a:bodyPr/>
        <a:lstStyle/>
        <a:p>
          <a:endParaRPr lang="nl-NL"/>
        </a:p>
      </dgm:t>
    </dgm:pt>
    <dgm:pt modelId="{A0CC2E1C-71A7-45B7-9AF0-CBA38A964377}" type="sibTrans" cxnId="{27315766-0783-474E-9F59-3CF5279AA84E}">
      <dgm:prSet/>
      <dgm:spPr/>
      <dgm:t>
        <a:bodyPr/>
        <a:lstStyle/>
        <a:p>
          <a:endParaRPr lang="nl-NL"/>
        </a:p>
      </dgm:t>
    </dgm:pt>
    <dgm:pt modelId="{6396F99B-4FE8-4566-9818-243394F9F60F}">
      <dgm:prSet phldrT="[Text]"/>
      <dgm:spPr/>
      <dgm:t>
        <a:bodyPr/>
        <a:lstStyle/>
        <a:p>
          <a:endParaRPr lang="nl-NL"/>
        </a:p>
      </dgm:t>
    </dgm:pt>
    <dgm:pt modelId="{31718810-28B3-4EC0-AE94-1FB383CDD5B7}" type="parTrans" cxnId="{DF09E1E1-A66A-4E71-B098-05D6D70D4AB1}">
      <dgm:prSet/>
      <dgm:spPr/>
      <dgm:t>
        <a:bodyPr/>
        <a:lstStyle/>
        <a:p>
          <a:endParaRPr lang="nl-NL"/>
        </a:p>
      </dgm:t>
    </dgm:pt>
    <dgm:pt modelId="{210EE711-7C2D-4EB3-9E44-88E90A0C1BF9}" type="sibTrans" cxnId="{DF09E1E1-A66A-4E71-B098-05D6D70D4AB1}">
      <dgm:prSet/>
      <dgm:spPr/>
      <dgm:t>
        <a:bodyPr/>
        <a:lstStyle/>
        <a:p>
          <a:endParaRPr lang="nl-NL"/>
        </a:p>
      </dgm:t>
    </dgm:pt>
    <dgm:pt modelId="{DC4FB978-CD8C-4DFD-9C6A-45E81509FFED}">
      <dgm:prSet phldrT="[Text]"/>
      <dgm:spPr/>
      <dgm:t>
        <a:bodyPr/>
        <a:lstStyle/>
        <a:p>
          <a:endParaRPr lang="nl-NL"/>
        </a:p>
      </dgm:t>
    </dgm:pt>
    <dgm:pt modelId="{3F8E8C68-26FB-49C3-A65C-949BD0A1F0C3}" type="parTrans" cxnId="{C2624639-6062-4140-91CA-CD04AA7D53B6}">
      <dgm:prSet/>
      <dgm:spPr/>
      <dgm:t>
        <a:bodyPr/>
        <a:lstStyle/>
        <a:p>
          <a:endParaRPr lang="nl-NL"/>
        </a:p>
      </dgm:t>
    </dgm:pt>
    <dgm:pt modelId="{03231A0E-26AF-49C0-9C05-0A79E0A1B5D4}" type="sibTrans" cxnId="{C2624639-6062-4140-91CA-CD04AA7D53B6}">
      <dgm:prSet/>
      <dgm:spPr/>
      <dgm:t>
        <a:bodyPr/>
        <a:lstStyle/>
        <a:p>
          <a:endParaRPr lang="nl-NL"/>
        </a:p>
      </dgm:t>
    </dgm:pt>
    <dgm:pt modelId="{313AA92B-A685-4FCC-A7CA-D63B8DD70703}">
      <dgm:prSet phldrT="[Text]"/>
      <dgm:spPr/>
      <dgm:t>
        <a:bodyPr/>
        <a:lstStyle/>
        <a:p>
          <a:endParaRPr lang="nl-NL"/>
        </a:p>
      </dgm:t>
    </dgm:pt>
    <dgm:pt modelId="{461DCAB9-3082-4B1B-9E74-A5F5A3355C85}" type="parTrans" cxnId="{E0878AF1-2149-475D-A574-CCC5409DB640}">
      <dgm:prSet/>
      <dgm:spPr/>
      <dgm:t>
        <a:bodyPr/>
        <a:lstStyle/>
        <a:p>
          <a:endParaRPr lang="nl-NL"/>
        </a:p>
      </dgm:t>
    </dgm:pt>
    <dgm:pt modelId="{704FA259-1D98-45A1-940D-7F860AED9116}" type="sibTrans" cxnId="{E0878AF1-2149-475D-A574-CCC5409DB640}">
      <dgm:prSet/>
      <dgm:spPr/>
      <dgm:t>
        <a:bodyPr/>
        <a:lstStyle/>
        <a:p>
          <a:endParaRPr lang="nl-NL"/>
        </a:p>
      </dgm:t>
    </dgm:pt>
    <dgm:pt modelId="{DDB6C138-B46A-43DC-8D4C-68782E897D3D}">
      <dgm:prSet phldrT="[Text]"/>
      <dgm:spPr/>
      <dgm:t>
        <a:bodyPr/>
        <a:lstStyle/>
        <a:p>
          <a:endParaRPr lang="nl-NL"/>
        </a:p>
      </dgm:t>
    </dgm:pt>
    <dgm:pt modelId="{BF24DD14-3ACB-4759-A1FD-7AC2C845F22B}" type="parTrans" cxnId="{6B497BBD-897A-4D61-A2F8-27020E4ECC00}">
      <dgm:prSet/>
      <dgm:spPr/>
      <dgm:t>
        <a:bodyPr/>
        <a:lstStyle/>
        <a:p>
          <a:endParaRPr lang="nl-NL"/>
        </a:p>
      </dgm:t>
    </dgm:pt>
    <dgm:pt modelId="{935B4095-84DE-4792-BFB7-D2DC9B07B761}" type="sibTrans" cxnId="{6B497BBD-897A-4D61-A2F8-27020E4ECC00}">
      <dgm:prSet/>
      <dgm:spPr/>
      <dgm:t>
        <a:bodyPr/>
        <a:lstStyle/>
        <a:p>
          <a:endParaRPr lang="nl-NL"/>
        </a:p>
      </dgm:t>
    </dgm:pt>
    <dgm:pt modelId="{272DEDEB-AC5A-4162-A2CB-4219B96CC4C8}">
      <dgm:prSet phldrT="[Text]"/>
      <dgm:spPr/>
      <dgm:t>
        <a:bodyPr/>
        <a:lstStyle/>
        <a:p>
          <a:endParaRPr lang="nl-NL"/>
        </a:p>
      </dgm:t>
    </dgm:pt>
    <dgm:pt modelId="{32AF44EB-681C-478E-B11E-C9A277BD5B1D}" type="parTrans" cxnId="{FE987770-D0BB-408F-A6D5-FBC0054A2670}">
      <dgm:prSet/>
      <dgm:spPr/>
      <dgm:t>
        <a:bodyPr/>
        <a:lstStyle/>
        <a:p>
          <a:endParaRPr lang="nl-NL"/>
        </a:p>
      </dgm:t>
    </dgm:pt>
    <dgm:pt modelId="{1108AF76-784D-4FC8-B94C-DDEB27F978DF}" type="sibTrans" cxnId="{FE987770-D0BB-408F-A6D5-FBC0054A2670}">
      <dgm:prSet/>
      <dgm:spPr/>
      <dgm:t>
        <a:bodyPr/>
        <a:lstStyle/>
        <a:p>
          <a:endParaRPr lang="nl-NL"/>
        </a:p>
      </dgm:t>
    </dgm:pt>
    <dgm:pt modelId="{D55EC38B-ECE6-4DE1-9474-C2CE93DEC505}">
      <dgm:prSet phldrT="[Text]"/>
      <dgm:spPr/>
      <dgm:t>
        <a:bodyPr/>
        <a:lstStyle/>
        <a:p>
          <a:endParaRPr lang="nl-NL"/>
        </a:p>
      </dgm:t>
    </dgm:pt>
    <dgm:pt modelId="{B3BBCF58-51F6-4E50-9414-432FEAA70277}" type="parTrans" cxnId="{83DF0348-300F-4B7D-BB6D-798307EB4212}">
      <dgm:prSet/>
      <dgm:spPr/>
      <dgm:t>
        <a:bodyPr/>
        <a:lstStyle/>
        <a:p>
          <a:endParaRPr lang="nl-NL"/>
        </a:p>
      </dgm:t>
    </dgm:pt>
    <dgm:pt modelId="{6DA8E855-F0F0-431E-A30C-862053946D70}" type="sibTrans" cxnId="{83DF0348-300F-4B7D-BB6D-798307EB4212}">
      <dgm:prSet/>
      <dgm:spPr/>
      <dgm:t>
        <a:bodyPr/>
        <a:lstStyle/>
        <a:p>
          <a:endParaRPr lang="nl-NL"/>
        </a:p>
      </dgm:t>
    </dgm:pt>
    <dgm:pt modelId="{13CCBE73-FC91-471B-BC11-265F6FDBF13C}">
      <dgm:prSet phldrT="[Text]"/>
      <dgm:spPr/>
      <dgm:t>
        <a:bodyPr/>
        <a:lstStyle/>
        <a:p>
          <a:endParaRPr lang="nl-NL"/>
        </a:p>
      </dgm:t>
    </dgm:pt>
    <dgm:pt modelId="{ECD2A28F-3713-4C33-AEEF-1D8B341BABFC}" type="parTrans" cxnId="{460DDBE7-E219-407C-B3A5-4E0E28A4329E}">
      <dgm:prSet/>
      <dgm:spPr/>
      <dgm:t>
        <a:bodyPr/>
        <a:lstStyle/>
        <a:p>
          <a:endParaRPr lang="nl-NL"/>
        </a:p>
      </dgm:t>
    </dgm:pt>
    <dgm:pt modelId="{1F138D56-80D3-4772-8FE0-74FF04DF1997}" type="sibTrans" cxnId="{460DDBE7-E219-407C-B3A5-4E0E28A4329E}">
      <dgm:prSet/>
      <dgm:spPr/>
      <dgm:t>
        <a:bodyPr/>
        <a:lstStyle/>
        <a:p>
          <a:endParaRPr lang="nl-NL"/>
        </a:p>
      </dgm:t>
    </dgm:pt>
    <dgm:pt modelId="{A6E35334-F5D6-452B-94CA-750A24E297F0}">
      <dgm:prSet phldrT="[Text]"/>
      <dgm:spPr/>
      <dgm:t>
        <a:bodyPr/>
        <a:lstStyle/>
        <a:p>
          <a:endParaRPr lang="nl-NL"/>
        </a:p>
      </dgm:t>
    </dgm:pt>
    <dgm:pt modelId="{2BA2BE60-FDF7-4F7D-A844-C16206B62F78}" type="parTrans" cxnId="{A034470B-5E9F-4B10-ADEF-991649139DB4}">
      <dgm:prSet/>
      <dgm:spPr/>
      <dgm:t>
        <a:bodyPr/>
        <a:lstStyle/>
        <a:p>
          <a:endParaRPr lang="nl-NL"/>
        </a:p>
      </dgm:t>
    </dgm:pt>
    <dgm:pt modelId="{A2E80228-0CE9-4D7B-A3DC-F23B31440778}" type="sibTrans" cxnId="{A034470B-5E9F-4B10-ADEF-991649139DB4}">
      <dgm:prSet/>
      <dgm:spPr/>
      <dgm:t>
        <a:bodyPr/>
        <a:lstStyle/>
        <a:p>
          <a:endParaRPr lang="nl-NL"/>
        </a:p>
      </dgm:t>
    </dgm:pt>
    <dgm:pt modelId="{D6B2318A-4DEA-4197-AA73-A3A400565DEF}" type="pres">
      <dgm:prSet presAssocID="{E1470464-0D0D-41E0-BF81-4ECF610F6492}" presName="Name0" presStyleCnt="0">
        <dgm:presLayoutVars>
          <dgm:chMax/>
          <dgm:chPref val="3"/>
          <dgm:dir/>
          <dgm:animOne val="branch"/>
          <dgm:animLvl val="lvl"/>
        </dgm:presLayoutVars>
      </dgm:prSet>
      <dgm:spPr/>
    </dgm:pt>
    <dgm:pt modelId="{0CA14E4D-1E05-4328-992F-04A57B20FF61}" type="pres">
      <dgm:prSet presAssocID="{374F293C-0BEF-4F20-83B1-BB93BECAD7D0}" presName="composite" presStyleCnt="0"/>
      <dgm:spPr/>
    </dgm:pt>
    <dgm:pt modelId="{97DBADAC-814F-47BB-A1DA-7DA778CAF45C}" type="pres">
      <dgm:prSet presAssocID="{374F293C-0BEF-4F20-83B1-BB93BECAD7D0}" presName="FirstChild" presStyleLbl="revTx" presStyleIdx="0" presStyleCnt="15">
        <dgm:presLayoutVars>
          <dgm:chMax val="0"/>
          <dgm:chPref val="0"/>
          <dgm:bulletEnabled val="1"/>
        </dgm:presLayoutVars>
      </dgm:prSet>
      <dgm:spPr/>
    </dgm:pt>
    <dgm:pt modelId="{E55967B5-2837-4CD0-96FC-63FBF986E964}" type="pres">
      <dgm:prSet presAssocID="{374F293C-0BEF-4F20-83B1-BB93BECAD7D0}" presName="Parent" presStyleLbl="alignNode1" presStyleIdx="0" presStyleCnt="8">
        <dgm:presLayoutVars>
          <dgm:chMax val="3"/>
          <dgm:chPref val="3"/>
          <dgm:bulletEnabled val="1"/>
        </dgm:presLayoutVars>
      </dgm:prSet>
      <dgm:spPr/>
    </dgm:pt>
    <dgm:pt modelId="{3020A122-E8FE-42CB-A370-CCD5CAD3AF0A}" type="pres">
      <dgm:prSet presAssocID="{374F293C-0BEF-4F20-83B1-BB93BECAD7D0}" presName="Accent" presStyleLbl="parChTrans1D1" presStyleIdx="0" presStyleCnt="8"/>
      <dgm:spPr/>
    </dgm:pt>
    <dgm:pt modelId="{4A8B0C5B-C36D-4A9A-BDBF-2138A3AD6896}" type="pres">
      <dgm:prSet presAssocID="{374F293C-0BEF-4F20-83B1-BB93BECAD7D0}" presName="Child" presStyleLbl="revTx" presStyleIdx="1" presStyleCnt="15">
        <dgm:presLayoutVars>
          <dgm:chMax val="0"/>
          <dgm:chPref val="0"/>
          <dgm:bulletEnabled val="1"/>
        </dgm:presLayoutVars>
      </dgm:prSet>
      <dgm:spPr/>
    </dgm:pt>
    <dgm:pt modelId="{97A97919-4C1B-4372-B753-00C84668BA0F}" type="pres">
      <dgm:prSet presAssocID="{68908B3B-5D7A-42CD-B19F-B62B8C3B9B71}" presName="sibTrans" presStyleCnt="0"/>
      <dgm:spPr/>
    </dgm:pt>
    <dgm:pt modelId="{3A39AE07-9BE7-48F4-B3C4-2DBA1E2F55E0}" type="pres">
      <dgm:prSet presAssocID="{B02C7BCD-7788-4C02-ACD4-5934A395B240}" presName="composite" presStyleCnt="0"/>
      <dgm:spPr/>
    </dgm:pt>
    <dgm:pt modelId="{118E5681-A01F-48DA-B382-3C37E518C7D0}" type="pres">
      <dgm:prSet presAssocID="{B02C7BCD-7788-4C02-ACD4-5934A395B240}" presName="FirstChild" presStyleLbl="revTx" presStyleIdx="2" presStyleCnt="15">
        <dgm:presLayoutVars>
          <dgm:chMax val="0"/>
          <dgm:chPref val="0"/>
          <dgm:bulletEnabled val="1"/>
        </dgm:presLayoutVars>
      </dgm:prSet>
      <dgm:spPr/>
    </dgm:pt>
    <dgm:pt modelId="{465D6C46-099A-4807-9C35-16B46C52335D}" type="pres">
      <dgm:prSet presAssocID="{B02C7BCD-7788-4C02-ACD4-5934A395B240}" presName="Parent" presStyleLbl="alignNode1" presStyleIdx="1" presStyleCnt="8">
        <dgm:presLayoutVars>
          <dgm:chMax val="3"/>
          <dgm:chPref val="3"/>
          <dgm:bulletEnabled val="1"/>
        </dgm:presLayoutVars>
      </dgm:prSet>
      <dgm:spPr/>
    </dgm:pt>
    <dgm:pt modelId="{51243CD1-B84E-429E-916B-82BDECAECFE1}" type="pres">
      <dgm:prSet presAssocID="{B02C7BCD-7788-4C02-ACD4-5934A395B240}" presName="Accent" presStyleLbl="parChTrans1D1" presStyleIdx="1" presStyleCnt="8"/>
      <dgm:spPr/>
    </dgm:pt>
    <dgm:pt modelId="{0BE76B25-5F2E-46FE-BAF9-2C71A27848BA}" type="pres">
      <dgm:prSet presAssocID="{B02C7BCD-7788-4C02-ACD4-5934A395B240}" presName="Child" presStyleLbl="revTx" presStyleIdx="3" presStyleCnt="15">
        <dgm:presLayoutVars>
          <dgm:chMax val="0"/>
          <dgm:chPref val="0"/>
          <dgm:bulletEnabled val="1"/>
        </dgm:presLayoutVars>
      </dgm:prSet>
      <dgm:spPr/>
    </dgm:pt>
    <dgm:pt modelId="{7AB67F2C-AF48-49A5-A4A2-B305B336EA85}" type="pres">
      <dgm:prSet presAssocID="{F2FE340E-8A79-4BFB-BF1E-AE804A0DDE12}" presName="sibTrans" presStyleCnt="0"/>
      <dgm:spPr/>
    </dgm:pt>
    <dgm:pt modelId="{72722F67-49FF-4EB4-8DCE-3A772008011E}" type="pres">
      <dgm:prSet presAssocID="{C92E27EF-E0F1-4413-AF85-E10E532C8B55}" presName="composite" presStyleCnt="0"/>
      <dgm:spPr/>
    </dgm:pt>
    <dgm:pt modelId="{91D9B644-7EA5-4262-9749-6B0E185D3352}" type="pres">
      <dgm:prSet presAssocID="{C92E27EF-E0F1-4413-AF85-E10E532C8B55}" presName="FirstChild" presStyleLbl="revTx" presStyleIdx="4" presStyleCnt="15">
        <dgm:presLayoutVars>
          <dgm:chMax val="0"/>
          <dgm:chPref val="0"/>
          <dgm:bulletEnabled val="1"/>
        </dgm:presLayoutVars>
      </dgm:prSet>
      <dgm:spPr/>
    </dgm:pt>
    <dgm:pt modelId="{84AE48BC-DA1D-40BA-8F88-E274C7CD9EF6}" type="pres">
      <dgm:prSet presAssocID="{C92E27EF-E0F1-4413-AF85-E10E532C8B55}" presName="Parent" presStyleLbl="alignNode1" presStyleIdx="2" presStyleCnt="8">
        <dgm:presLayoutVars>
          <dgm:chMax val="3"/>
          <dgm:chPref val="3"/>
          <dgm:bulletEnabled val="1"/>
        </dgm:presLayoutVars>
      </dgm:prSet>
      <dgm:spPr/>
    </dgm:pt>
    <dgm:pt modelId="{FD11AE15-B881-4656-85EE-DC9F38302029}" type="pres">
      <dgm:prSet presAssocID="{C92E27EF-E0F1-4413-AF85-E10E532C8B55}" presName="Accent" presStyleLbl="parChTrans1D1" presStyleIdx="2" presStyleCnt="8"/>
      <dgm:spPr/>
    </dgm:pt>
    <dgm:pt modelId="{217AD732-8CA0-43F1-9ECF-04D0D5FA232D}" type="pres">
      <dgm:prSet presAssocID="{C92E27EF-E0F1-4413-AF85-E10E532C8B55}" presName="Child" presStyleLbl="revTx" presStyleIdx="5" presStyleCnt="15">
        <dgm:presLayoutVars>
          <dgm:chMax val="0"/>
          <dgm:chPref val="0"/>
          <dgm:bulletEnabled val="1"/>
        </dgm:presLayoutVars>
      </dgm:prSet>
      <dgm:spPr/>
    </dgm:pt>
    <dgm:pt modelId="{BDA0D586-C3E3-4A9B-A131-523655513716}" type="pres">
      <dgm:prSet presAssocID="{C5AF481D-5A92-45FB-B511-7125D6500827}" presName="sibTrans" presStyleCnt="0"/>
      <dgm:spPr/>
    </dgm:pt>
    <dgm:pt modelId="{AEA1D444-33DA-40F2-A6E8-63C1D09EAD82}" type="pres">
      <dgm:prSet presAssocID="{3624343E-7132-44FD-A0C7-B58ADBCB5F3D}" presName="composite" presStyleCnt="0"/>
      <dgm:spPr/>
    </dgm:pt>
    <dgm:pt modelId="{E23D76BD-9B7B-4255-9A94-253A99336C15}" type="pres">
      <dgm:prSet presAssocID="{3624343E-7132-44FD-A0C7-B58ADBCB5F3D}" presName="FirstChild" presStyleLbl="revTx" presStyleIdx="6" presStyleCnt="15">
        <dgm:presLayoutVars>
          <dgm:chMax val="0"/>
          <dgm:chPref val="0"/>
          <dgm:bulletEnabled val="1"/>
        </dgm:presLayoutVars>
      </dgm:prSet>
      <dgm:spPr/>
    </dgm:pt>
    <dgm:pt modelId="{3702427B-65FD-4B5E-979C-884E0D9FDFDB}" type="pres">
      <dgm:prSet presAssocID="{3624343E-7132-44FD-A0C7-B58ADBCB5F3D}" presName="Parent" presStyleLbl="alignNode1" presStyleIdx="3" presStyleCnt="8">
        <dgm:presLayoutVars>
          <dgm:chMax val="3"/>
          <dgm:chPref val="3"/>
          <dgm:bulletEnabled val="1"/>
        </dgm:presLayoutVars>
      </dgm:prSet>
      <dgm:spPr/>
    </dgm:pt>
    <dgm:pt modelId="{9F83BF5C-E022-49DD-8719-D4745C944F77}" type="pres">
      <dgm:prSet presAssocID="{3624343E-7132-44FD-A0C7-B58ADBCB5F3D}" presName="Accent" presStyleLbl="parChTrans1D1" presStyleIdx="3" presStyleCnt="8"/>
      <dgm:spPr/>
    </dgm:pt>
    <dgm:pt modelId="{6A390EB7-1432-4B3E-A0FB-5D71D763BDC8}" type="pres">
      <dgm:prSet presAssocID="{3624343E-7132-44FD-A0C7-B58ADBCB5F3D}" presName="Child" presStyleLbl="revTx" presStyleIdx="7" presStyleCnt="15">
        <dgm:presLayoutVars>
          <dgm:chMax val="0"/>
          <dgm:chPref val="0"/>
          <dgm:bulletEnabled val="1"/>
        </dgm:presLayoutVars>
      </dgm:prSet>
      <dgm:spPr/>
    </dgm:pt>
    <dgm:pt modelId="{01781B5A-33C6-4990-9DA6-E3B31394F25B}" type="pres">
      <dgm:prSet presAssocID="{417E1063-16D7-4D87-B18F-C7AEFDC1E48B}" presName="sibTrans" presStyleCnt="0"/>
      <dgm:spPr/>
    </dgm:pt>
    <dgm:pt modelId="{29ED39A1-F4EC-477D-BF8E-CABB2210FA7F}" type="pres">
      <dgm:prSet presAssocID="{94BD86F8-B827-47CE-9ACB-6114BD158343}" presName="composite" presStyleCnt="0"/>
      <dgm:spPr/>
    </dgm:pt>
    <dgm:pt modelId="{0EE58AFD-5D76-427B-A339-EEF7E88F102D}" type="pres">
      <dgm:prSet presAssocID="{94BD86F8-B827-47CE-9ACB-6114BD158343}" presName="FirstChild" presStyleLbl="revTx" presStyleIdx="8" presStyleCnt="15">
        <dgm:presLayoutVars>
          <dgm:chMax val="0"/>
          <dgm:chPref val="0"/>
          <dgm:bulletEnabled val="1"/>
        </dgm:presLayoutVars>
      </dgm:prSet>
      <dgm:spPr/>
    </dgm:pt>
    <dgm:pt modelId="{DE2677DB-D70B-4D3E-8A29-A769C3568B51}" type="pres">
      <dgm:prSet presAssocID="{94BD86F8-B827-47CE-9ACB-6114BD158343}" presName="Parent" presStyleLbl="alignNode1" presStyleIdx="4" presStyleCnt="8">
        <dgm:presLayoutVars>
          <dgm:chMax val="3"/>
          <dgm:chPref val="3"/>
          <dgm:bulletEnabled val="1"/>
        </dgm:presLayoutVars>
      </dgm:prSet>
      <dgm:spPr/>
    </dgm:pt>
    <dgm:pt modelId="{295CC725-B06B-4C55-B4AE-D632DFB22198}" type="pres">
      <dgm:prSet presAssocID="{94BD86F8-B827-47CE-9ACB-6114BD158343}" presName="Accent" presStyleLbl="parChTrans1D1" presStyleIdx="4" presStyleCnt="8"/>
      <dgm:spPr/>
    </dgm:pt>
    <dgm:pt modelId="{EAD70D50-8109-4941-A13C-2B261DD10D12}" type="pres">
      <dgm:prSet presAssocID="{94BD86F8-B827-47CE-9ACB-6114BD158343}" presName="Child" presStyleLbl="revTx" presStyleIdx="9" presStyleCnt="15">
        <dgm:presLayoutVars>
          <dgm:chMax val="0"/>
          <dgm:chPref val="0"/>
          <dgm:bulletEnabled val="1"/>
        </dgm:presLayoutVars>
      </dgm:prSet>
      <dgm:spPr/>
    </dgm:pt>
    <dgm:pt modelId="{E56F28D1-6163-4BE6-913F-72881DE20457}" type="pres">
      <dgm:prSet presAssocID="{B36A0206-7EFB-4549-8D45-02ED3EE5330A}" presName="sibTrans" presStyleCnt="0"/>
      <dgm:spPr/>
    </dgm:pt>
    <dgm:pt modelId="{65E8B32D-1E0E-4C0A-80CA-D39176E4C21D}" type="pres">
      <dgm:prSet presAssocID="{EB461B6C-720B-4580-8BA0-18616F181644}" presName="composite" presStyleCnt="0"/>
      <dgm:spPr/>
    </dgm:pt>
    <dgm:pt modelId="{2B8963A4-3F80-476E-BA4E-A2D705B3B4A3}" type="pres">
      <dgm:prSet presAssocID="{EB461B6C-720B-4580-8BA0-18616F181644}" presName="FirstChild" presStyleLbl="revTx" presStyleIdx="10" presStyleCnt="15">
        <dgm:presLayoutVars>
          <dgm:chMax val="0"/>
          <dgm:chPref val="0"/>
          <dgm:bulletEnabled val="1"/>
        </dgm:presLayoutVars>
      </dgm:prSet>
      <dgm:spPr/>
    </dgm:pt>
    <dgm:pt modelId="{CC2DBB29-65F7-40B6-B2EF-C74BC43B1881}" type="pres">
      <dgm:prSet presAssocID="{EB461B6C-720B-4580-8BA0-18616F181644}" presName="Parent" presStyleLbl="alignNode1" presStyleIdx="5" presStyleCnt="8">
        <dgm:presLayoutVars>
          <dgm:chMax val="3"/>
          <dgm:chPref val="3"/>
          <dgm:bulletEnabled val="1"/>
        </dgm:presLayoutVars>
      </dgm:prSet>
      <dgm:spPr/>
    </dgm:pt>
    <dgm:pt modelId="{E2B24FF4-E210-44D5-9D9F-6A67397F2EC5}" type="pres">
      <dgm:prSet presAssocID="{EB461B6C-720B-4580-8BA0-18616F181644}" presName="Accent" presStyleLbl="parChTrans1D1" presStyleIdx="5" presStyleCnt="8"/>
      <dgm:spPr/>
    </dgm:pt>
    <dgm:pt modelId="{CDF3D050-6784-48D6-94CF-6E6691096B81}" type="pres">
      <dgm:prSet presAssocID="{EB461B6C-720B-4580-8BA0-18616F181644}" presName="Child" presStyleLbl="revTx" presStyleIdx="11" presStyleCnt="15">
        <dgm:presLayoutVars>
          <dgm:chMax val="0"/>
          <dgm:chPref val="0"/>
          <dgm:bulletEnabled val="1"/>
        </dgm:presLayoutVars>
      </dgm:prSet>
      <dgm:spPr/>
    </dgm:pt>
    <dgm:pt modelId="{E65DE533-BE41-412F-ADC2-38B4A2B29F3D}" type="pres">
      <dgm:prSet presAssocID="{EF4F7F47-FA0C-43A8-AE6A-DEA6F89832A0}" presName="sibTrans" presStyleCnt="0"/>
      <dgm:spPr/>
    </dgm:pt>
    <dgm:pt modelId="{03FE3C2C-FA34-4AF0-8F66-683A149C185F}" type="pres">
      <dgm:prSet presAssocID="{29CF023A-9E50-48E8-9D3E-26B1D6D24003}" presName="composite" presStyleCnt="0"/>
      <dgm:spPr/>
    </dgm:pt>
    <dgm:pt modelId="{D454878E-0E20-471D-8E9E-99F3CE89948C}" type="pres">
      <dgm:prSet presAssocID="{29CF023A-9E50-48E8-9D3E-26B1D6D24003}" presName="FirstChild" presStyleLbl="revTx" presStyleIdx="12" presStyleCnt="15">
        <dgm:presLayoutVars>
          <dgm:chMax val="0"/>
          <dgm:chPref val="0"/>
          <dgm:bulletEnabled val="1"/>
        </dgm:presLayoutVars>
      </dgm:prSet>
      <dgm:spPr/>
    </dgm:pt>
    <dgm:pt modelId="{8FE37526-D54B-475C-A1B1-5E20AE6E3E44}" type="pres">
      <dgm:prSet presAssocID="{29CF023A-9E50-48E8-9D3E-26B1D6D24003}" presName="Parent" presStyleLbl="alignNode1" presStyleIdx="6" presStyleCnt="8">
        <dgm:presLayoutVars>
          <dgm:chMax val="3"/>
          <dgm:chPref val="3"/>
          <dgm:bulletEnabled val="1"/>
        </dgm:presLayoutVars>
      </dgm:prSet>
      <dgm:spPr/>
    </dgm:pt>
    <dgm:pt modelId="{22F1F5BF-6A44-4242-A03B-8E2BC8DAADE7}" type="pres">
      <dgm:prSet presAssocID="{29CF023A-9E50-48E8-9D3E-26B1D6D24003}" presName="Accent" presStyleLbl="parChTrans1D1" presStyleIdx="6" presStyleCnt="8"/>
      <dgm:spPr/>
    </dgm:pt>
    <dgm:pt modelId="{3D3AC76A-F12C-419B-8A6A-479DEDD91A5E}" type="pres">
      <dgm:prSet presAssocID="{29CF023A-9E50-48E8-9D3E-26B1D6D24003}" presName="Child" presStyleLbl="revTx" presStyleIdx="13" presStyleCnt="15">
        <dgm:presLayoutVars>
          <dgm:chMax val="0"/>
          <dgm:chPref val="0"/>
          <dgm:bulletEnabled val="1"/>
        </dgm:presLayoutVars>
      </dgm:prSet>
      <dgm:spPr/>
    </dgm:pt>
    <dgm:pt modelId="{21FA99D0-9820-4894-B2AC-46288427B06A}" type="pres">
      <dgm:prSet presAssocID="{067A3DF4-4B0C-4344-9658-C4F99124027B}" presName="sibTrans" presStyleCnt="0"/>
      <dgm:spPr/>
    </dgm:pt>
    <dgm:pt modelId="{184B349D-A18D-42BA-B2AE-D2409393C34B}" type="pres">
      <dgm:prSet presAssocID="{E498BAAC-2368-4E0D-AB25-A24BD0B4C9C4}" presName="composite" presStyleCnt="0"/>
      <dgm:spPr/>
    </dgm:pt>
    <dgm:pt modelId="{605FBAFD-7EA1-4EA4-8B82-CD1C3234DEC5}" type="pres">
      <dgm:prSet presAssocID="{E498BAAC-2368-4E0D-AB25-A24BD0B4C9C4}" presName="FirstChild" presStyleLbl="revTx" presStyleIdx="14" presStyleCnt="15">
        <dgm:presLayoutVars>
          <dgm:chMax val="0"/>
          <dgm:chPref val="0"/>
          <dgm:bulletEnabled val="1"/>
        </dgm:presLayoutVars>
      </dgm:prSet>
      <dgm:spPr/>
    </dgm:pt>
    <dgm:pt modelId="{73050604-3250-4039-B6B4-21989449E22C}" type="pres">
      <dgm:prSet presAssocID="{E498BAAC-2368-4E0D-AB25-A24BD0B4C9C4}" presName="Parent" presStyleLbl="alignNode1" presStyleIdx="7" presStyleCnt="8">
        <dgm:presLayoutVars>
          <dgm:chMax val="3"/>
          <dgm:chPref val="3"/>
          <dgm:bulletEnabled val="1"/>
        </dgm:presLayoutVars>
      </dgm:prSet>
      <dgm:spPr/>
    </dgm:pt>
    <dgm:pt modelId="{CF7A2ACC-58E4-408D-87EF-89B2FDED944F}" type="pres">
      <dgm:prSet presAssocID="{E498BAAC-2368-4E0D-AB25-A24BD0B4C9C4}" presName="Accent" presStyleLbl="parChTrans1D1" presStyleIdx="7" presStyleCnt="8"/>
      <dgm:spPr/>
    </dgm:pt>
  </dgm:ptLst>
  <dgm:cxnLst>
    <dgm:cxn modelId="{A01C1208-32B9-45AE-A2E4-E6783390B0E2}" type="presOf" srcId="{EA065B4C-B31B-4194-90F8-74D4776CD405}" destId="{217AD732-8CA0-43F1-9ECF-04D0D5FA232D}" srcOrd="0" destOrd="0" presId="urn:microsoft.com/office/officeart/2011/layout/TabList"/>
    <dgm:cxn modelId="{5FD68F09-8CD3-4EF4-8B4F-7BBCD9224350}" type="presOf" srcId="{6F3541ED-F66E-4589-A47E-65DFA9D7D40B}" destId="{118E5681-A01F-48DA-B382-3C37E518C7D0}" srcOrd="0" destOrd="0" presId="urn:microsoft.com/office/officeart/2011/layout/TabList"/>
    <dgm:cxn modelId="{A034470B-5E9F-4B10-ADEF-991649139DB4}" srcId="{29CF023A-9E50-48E8-9D3E-26B1D6D24003}" destId="{A6E35334-F5D6-452B-94CA-750A24E297F0}" srcOrd="0" destOrd="0" parTransId="{2BA2BE60-FDF7-4F7D-A844-C16206B62F78}" sibTransId="{A2E80228-0CE9-4D7B-A3DC-F23B31440778}"/>
    <dgm:cxn modelId="{FD204F0B-7C7E-40F9-A5C0-2D40B3075358}" type="presOf" srcId="{DC4FB978-CD8C-4DFD-9C6A-45E81509FFED}" destId="{4A8B0C5B-C36D-4A9A-BDBF-2138A3AD6896}" srcOrd="0" destOrd="0" presId="urn:microsoft.com/office/officeart/2011/layout/TabList"/>
    <dgm:cxn modelId="{B4744916-F2A4-4BF6-8BAE-C8388EEF4BA2}" type="presOf" srcId="{B02C7BCD-7788-4C02-ACD4-5934A395B240}" destId="{465D6C46-099A-4807-9C35-16B46C52335D}" srcOrd="0" destOrd="0" presId="urn:microsoft.com/office/officeart/2011/layout/TabList"/>
    <dgm:cxn modelId="{B7488819-C448-446C-879E-10770B109617}" type="presOf" srcId="{2FF8908B-4CF2-4A69-A470-DDDD1CAFE3FC}" destId="{3D3AC76A-F12C-419B-8A6A-479DEDD91A5E}" srcOrd="0" destOrd="0" presId="urn:microsoft.com/office/officeart/2011/layout/TabList"/>
    <dgm:cxn modelId="{59AAFE28-3E22-4262-BA0C-9F1037C3FABA}" type="presOf" srcId="{3624343E-7132-44FD-A0C7-B58ADBCB5F3D}" destId="{3702427B-65FD-4B5E-979C-884E0D9FDFDB}" srcOrd="0" destOrd="0" presId="urn:microsoft.com/office/officeart/2011/layout/TabList"/>
    <dgm:cxn modelId="{5AD5472D-0D2A-4A3F-B9BE-2AE0AB02AA5B}" type="presOf" srcId="{E498BAAC-2368-4E0D-AB25-A24BD0B4C9C4}" destId="{73050604-3250-4039-B6B4-21989449E22C}" srcOrd="0" destOrd="0" presId="urn:microsoft.com/office/officeart/2011/layout/TabList"/>
    <dgm:cxn modelId="{86FE4834-4DC1-469F-BA2E-EEBF533FF415}" srcId="{94BD86F8-B827-47CE-9ACB-6114BD158343}" destId="{C33C5555-70B5-420A-AA93-246C52F841A7}" srcOrd="1" destOrd="0" parTransId="{BF7214EA-A450-4B59-B831-03D8A3EBD171}" sibTransId="{9E7F877A-CEC2-4491-8C32-09CF94EB02C3}"/>
    <dgm:cxn modelId="{B8330E36-478A-44C0-9C08-32D86E81552F}" type="presOf" srcId="{13CCBE73-FC91-471B-BC11-265F6FDBF13C}" destId="{2B8963A4-3F80-476E-BA4E-A2D705B3B4A3}" srcOrd="0" destOrd="0" presId="urn:microsoft.com/office/officeart/2011/layout/TabList"/>
    <dgm:cxn modelId="{E49D9136-5C3E-45DA-8D89-50C84E1414DC}" srcId="{E1470464-0D0D-41E0-BF81-4ECF610F6492}" destId="{EB461B6C-720B-4580-8BA0-18616F181644}" srcOrd="5" destOrd="0" parTransId="{A17D1F72-0A54-4F5A-BA75-F6F0FAFE8442}" sibTransId="{EF4F7F47-FA0C-43A8-AE6A-DEA6F89832A0}"/>
    <dgm:cxn modelId="{C2624639-6062-4140-91CA-CD04AA7D53B6}" srcId="{374F293C-0BEF-4F20-83B1-BB93BECAD7D0}" destId="{DC4FB978-CD8C-4DFD-9C6A-45E81509FFED}" srcOrd="1" destOrd="0" parTransId="{3F8E8C68-26FB-49C3-A65C-949BD0A1F0C3}" sibTransId="{03231A0E-26AF-49C0-9C05-0A79E0A1B5D4}"/>
    <dgm:cxn modelId="{FFE10F3C-EE8F-4726-8D5E-8EA7EDDCB0D1}" srcId="{B02C7BCD-7788-4C02-ACD4-5934A395B240}" destId="{6F3541ED-F66E-4589-A47E-65DFA9D7D40B}" srcOrd="0" destOrd="0" parTransId="{52158278-C8A5-4B10-B16A-6104077D22B2}" sibTransId="{E94275C9-C92C-4FD3-97BA-62451151E6EA}"/>
    <dgm:cxn modelId="{F4910E5C-8156-45BA-A4BF-CA951A1D32C4}" type="presOf" srcId="{272DEDEB-AC5A-4162-A2CB-4219B96CC4C8}" destId="{E23D76BD-9B7B-4255-9A94-253A99336C15}" srcOrd="0" destOrd="0" presId="urn:microsoft.com/office/officeart/2011/layout/TabList"/>
    <dgm:cxn modelId="{D6558945-3B92-4C60-9373-56263442EA5E}" srcId="{C92E27EF-E0F1-4413-AF85-E10E532C8B55}" destId="{EA065B4C-B31B-4194-90F8-74D4776CD405}" srcOrd="1" destOrd="0" parTransId="{D8170FCE-833C-4BE4-B808-EB4AC0880C56}" sibTransId="{3F6AE7B8-6117-4400-8E55-8B12A6FF07F0}"/>
    <dgm:cxn modelId="{27315766-0783-474E-9F59-3CF5279AA84E}" srcId="{E1470464-0D0D-41E0-BF81-4ECF610F6492}" destId="{E498BAAC-2368-4E0D-AB25-A24BD0B4C9C4}" srcOrd="7" destOrd="0" parTransId="{F4483882-2EE3-40E8-916A-0201224AEBF8}" sibTransId="{A0CC2E1C-71A7-45B7-9AF0-CBA38A964377}"/>
    <dgm:cxn modelId="{83DF0348-300F-4B7D-BB6D-798307EB4212}" srcId="{94BD86F8-B827-47CE-9ACB-6114BD158343}" destId="{D55EC38B-ECE6-4DE1-9474-C2CE93DEC505}" srcOrd="0" destOrd="0" parTransId="{B3BBCF58-51F6-4E50-9414-432FEAA70277}" sibTransId="{6DA8E855-F0F0-431E-A30C-862053946D70}"/>
    <dgm:cxn modelId="{54871B4B-9964-4FC9-A1E8-44C4DDBEFF9C}" type="presOf" srcId="{94BD86F8-B827-47CE-9ACB-6114BD158343}" destId="{DE2677DB-D70B-4D3E-8A29-A769C3568B51}" srcOrd="0" destOrd="0" presId="urn:microsoft.com/office/officeart/2011/layout/TabList"/>
    <dgm:cxn modelId="{7C859A6B-07F2-47AB-974D-891D9C4BFCBB}" srcId="{E1470464-0D0D-41E0-BF81-4ECF610F6492}" destId="{3624343E-7132-44FD-A0C7-B58ADBCB5F3D}" srcOrd="3" destOrd="0" parTransId="{C6925454-94B6-44F7-B255-3C8740C4F82B}" sibTransId="{417E1063-16D7-4D87-B18F-C7AEFDC1E48B}"/>
    <dgm:cxn modelId="{C10E424C-5874-4E42-B356-A050D74E4280}" type="presOf" srcId="{DDB6C138-B46A-43DC-8D4C-68782E897D3D}" destId="{91D9B644-7EA5-4262-9749-6B0E185D3352}" srcOrd="0" destOrd="0" presId="urn:microsoft.com/office/officeart/2011/layout/TabList"/>
    <dgm:cxn modelId="{0B387F6D-ED0F-4538-9382-09F5EC6AEC14}" srcId="{E1470464-0D0D-41E0-BF81-4ECF610F6492}" destId="{29CF023A-9E50-48E8-9D3E-26B1D6D24003}" srcOrd="6" destOrd="0" parTransId="{23C3253A-67B8-4A0F-92EF-603D32B6FD91}" sibTransId="{067A3DF4-4B0C-4344-9658-C4F99124027B}"/>
    <dgm:cxn modelId="{FE987770-D0BB-408F-A6D5-FBC0054A2670}" srcId="{3624343E-7132-44FD-A0C7-B58ADBCB5F3D}" destId="{272DEDEB-AC5A-4162-A2CB-4219B96CC4C8}" srcOrd="0" destOrd="0" parTransId="{32AF44EB-681C-478E-B11E-C9A277BD5B1D}" sibTransId="{1108AF76-784D-4FC8-B94C-DDEB27F978DF}"/>
    <dgm:cxn modelId="{0AD9CC72-334B-40B6-AA08-10C936AF7141}" type="presOf" srcId="{EB461B6C-720B-4580-8BA0-18616F181644}" destId="{CC2DBB29-65F7-40B6-B2EF-C74BC43B1881}" srcOrd="0" destOrd="0" presId="urn:microsoft.com/office/officeart/2011/layout/TabList"/>
    <dgm:cxn modelId="{21673475-D165-4DFE-B577-FDEAA5364B35}" type="presOf" srcId="{07CCCA9E-8AE9-4CFE-89A8-6E51EF5783A1}" destId="{6A390EB7-1432-4B3E-A0FB-5D71D763BDC8}" srcOrd="0" destOrd="0" presId="urn:microsoft.com/office/officeart/2011/layout/TabList"/>
    <dgm:cxn modelId="{965A7982-8E37-48B6-ABE8-2A72B6964FC4}" srcId="{EB461B6C-720B-4580-8BA0-18616F181644}" destId="{A9A128A8-1919-4FB8-99B6-6176D052CE37}" srcOrd="1" destOrd="0" parTransId="{7143002C-1321-4AC7-A468-86FADF14DA7F}" sibTransId="{49C287DA-D212-4294-B294-D25D7C251A5C}"/>
    <dgm:cxn modelId="{DE8AA882-F24E-44A3-8FA9-8A5494EA9554}" srcId="{E1470464-0D0D-41E0-BF81-4ECF610F6492}" destId="{B02C7BCD-7788-4C02-ACD4-5934A395B240}" srcOrd="1" destOrd="0" parTransId="{E7242D60-F393-49FA-9B3B-7DBCC34B3396}" sibTransId="{F2FE340E-8A79-4BFB-BF1E-AE804A0DDE12}"/>
    <dgm:cxn modelId="{BF3BE187-B25E-4680-B8A2-9C27298BE27A}" srcId="{29CF023A-9E50-48E8-9D3E-26B1D6D24003}" destId="{2FF8908B-4CF2-4A69-A470-DDDD1CAFE3FC}" srcOrd="1" destOrd="0" parTransId="{10483D2A-F914-4FA7-AD8B-D1BC980FE419}" sibTransId="{E5046965-E92B-4E32-BC23-3306FAB48672}"/>
    <dgm:cxn modelId="{94B1F487-5E4A-4B7D-8DD2-4B8082049DB7}" srcId="{E1470464-0D0D-41E0-BF81-4ECF610F6492}" destId="{C92E27EF-E0F1-4413-AF85-E10E532C8B55}" srcOrd="2" destOrd="0" parTransId="{5EE3E2BE-D9FB-4BB2-87DB-17288778E4C7}" sibTransId="{C5AF481D-5A92-45FB-B511-7125D6500827}"/>
    <dgm:cxn modelId="{55527B99-F370-461B-AD61-9719BE5C7205}" type="presOf" srcId="{6396F99B-4FE8-4566-9818-243394F9F60F}" destId="{605FBAFD-7EA1-4EA4-8B82-CD1C3234DEC5}" srcOrd="0" destOrd="0" presId="urn:microsoft.com/office/officeart/2011/layout/TabList"/>
    <dgm:cxn modelId="{75EF629D-CFE5-4275-87F3-D3E40A95B75E}" srcId="{374F293C-0BEF-4F20-83B1-BB93BECAD7D0}" destId="{9D1C9E05-5EFF-4F49-AD96-672AB16710AE}" srcOrd="0" destOrd="0" parTransId="{44EC206E-7655-4B9C-8556-5D427E875958}" sibTransId="{E2FEBCD5-7A24-40FC-8002-4BACF3912DF4}"/>
    <dgm:cxn modelId="{1B2AFD9F-94A8-4CA0-AF42-5E39BA319566}" srcId="{E1470464-0D0D-41E0-BF81-4ECF610F6492}" destId="{94BD86F8-B827-47CE-9ACB-6114BD158343}" srcOrd="4" destOrd="0" parTransId="{7B5766E9-5E87-4846-A896-4EFC37B01336}" sibTransId="{B36A0206-7EFB-4549-8D45-02ED3EE5330A}"/>
    <dgm:cxn modelId="{0C1856A0-0B50-4464-B1C5-6700374821F2}" type="presOf" srcId="{29CF023A-9E50-48E8-9D3E-26B1D6D24003}" destId="{8FE37526-D54B-475C-A1B1-5E20AE6E3E44}" srcOrd="0" destOrd="0" presId="urn:microsoft.com/office/officeart/2011/layout/TabList"/>
    <dgm:cxn modelId="{D10114A3-68A2-411D-AFED-5638BA2F7CBD}" type="presOf" srcId="{C92E27EF-E0F1-4413-AF85-E10E532C8B55}" destId="{84AE48BC-DA1D-40BA-8F88-E274C7CD9EF6}" srcOrd="0" destOrd="0" presId="urn:microsoft.com/office/officeart/2011/layout/TabList"/>
    <dgm:cxn modelId="{2C749CA3-BBF0-4D95-8685-1DAC4E620CC8}" type="presOf" srcId="{A6E35334-F5D6-452B-94CA-750A24E297F0}" destId="{D454878E-0E20-471D-8E9E-99F3CE89948C}" srcOrd="0" destOrd="0" presId="urn:microsoft.com/office/officeart/2011/layout/TabList"/>
    <dgm:cxn modelId="{8A82BEBB-D9B1-4F38-A441-2EDB8125D7E4}" type="presOf" srcId="{A9A128A8-1919-4FB8-99B6-6176D052CE37}" destId="{CDF3D050-6784-48D6-94CF-6E6691096B81}" srcOrd="0" destOrd="0" presId="urn:microsoft.com/office/officeart/2011/layout/TabList"/>
    <dgm:cxn modelId="{6B497BBD-897A-4D61-A2F8-27020E4ECC00}" srcId="{C92E27EF-E0F1-4413-AF85-E10E532C8B55}" destId="{DDB6C138-B46A-43DC-8D4C-68782E897D3D}" srcOrd="0" destOrd="0" parTransId="{BF24DD14-3ACB-4759-A1FD-7AC2C845F22B}" sibTransId="{935B4095-84DE-4792-BFB7-D2DC9B07B761}"/>
    <dgm:cxn modelId="{39DC33CA-6AA2-4675-8197-B2D26CD284CF}" type="presOf" srcId="{D55EC38B-ECE6-4DE1-9474-C2CE93DEC505}" destId="{0EE58AFD-5D76-427B-A339-EEF7E88F102D}" srcOrd="0" destOrd="0" presId="urn:microsoft.com/office/officeart/2011/layout/TabList"/>
    <dgm:cxn modelId="{F46141CA-4D61-4250-AB87-12A63868FAEE}" type="presOf" srcId="{313AA92B-A685-4FCC-A7CA-D63B8DD70703}" destId="{0BE76B25-5F2E-46FE-BAF9-2C71A27848BA}" srcOrd="0" destOrd="0" presId="urn:microsoft.com/office/officeart/2011/layout/TabList"/>
    <dgm:cxn modelId="{737A8CD4-69EC-43AA-9CE2-3CB752E7B6C9}" srcId="{E1470464-0D0D-41E0-BF81-4ECF610F6492}" destId="{374F293C-0BEF-4F20-83B1-BB93BECAD7D0}" srcOrd="0" destOrd="0" parTransId="{1CC6724E-9831-40F2-9A6F-7EDFD85D1CF0}" sibTransId="{68908B3B-5D7A-42CD-B19F-B62B8C3B9B71}"/>
    <dgm:cxn modelId="{9D19CCDC-1C83-4371-BEE3-31E9D3E3CD47}" srcId="{3624343E-7132-44FD-A0C7-B58ADBCB5F3D}" destId="{07CCCA9E-8AE9-4CFE-89A8-6E51EF5783A1}" srcOrd="1" destOrd="0" parTransId="{AEB74B4B-5F09-4574-95DB-9FB22AEA0697}" sibTransId="{760FF737-188D-4BB4-9AFA-149AC0657416}"/>
    <dgm:cxn modelId="{13AB1EDD-7CA0-4B8A-AF35-D0F77117D247}" type="presOf" srcId="{374F293C-0BEF-4F20-83B1-BB93BECAD7D0}" destId="{E55967B5-2837-4CD0-96FC-63FBF986E964}" srcOrd="0" destOrd="0" presId="urn:microsoft.com/office/officeart/2011/layout/TabList"/>
    <dgm:cxn modelId="{DF09E1E1-A66A-4E71-B098-05D6D70D4AB1}" srcId="{E498BAAC-2368-4E0D-AB25-A24BD0B4C9C4}" destId="{6396F99B-4FE8-4566-9818-243394F9F60F}" srcOrd="0" destOrd="0" parTransId="{31718810-28B3-4EC0-AE94-1FB383CDD5B7}" sibTransId="{210EE711-7C2D-4EB3-9E44-88E90A0C1BF9}"/>
    <dgm:cxn modelId="{460DDBE7-E219-407C-B3A5-4E0E28A4329E}" srcId="{EB461B6C-720B-4580-8BA0-18616F181644}" destId="{13CCBE73-FC91-471B-BC11-265F6FDBF13C}" srcOrd="0" destOrd="0" parTransId="{ECD2A28F-3713-4C33-AEEF-1D8B341BABFC}" sibTransId="{1F138D56-80D3-4772-8FE0-74FF04DF1997}"/>
    <dgm:cxn modelId="{574025E8-F4F7-4357-9942-A54396F3E61E}" type="presOf" srcId="{E1470464-0D0D-41E0-BF81-4ECF610F6492}" destId="{D6B2318A-4DEA-4197-AA73-A3A400565DEF}" srcOrd="0" destOrd="0" presId="urn:microsoft.com/office/officeart/2011/layout/TabList"/>
    <dgm:cxn modelId="{E0878AF1-2149-475D-A574-CCC5409DB640}" srcId="{B02C7BCD-7788-4C02-ACD4-5934A395B240}" destId="{313AA92B-A685-4FCC-A7CA-D63B8DD70703}" srcOrd="1" destOrd="0" parTransId="{461DCAB9-3082-4B1B-9E74-A5F5A3355C85}" sibTransId="{704FA259-1D98-45A1-940D-7F860AED9116}"/>
    <dgm:cxn modelId="{597747F6-42AF-4316-8F41-6506D60A9990}" type="presOf" srcId="{C33C5555-70B5-420A-AA93-246C52F841A7}" destId="{EAD70D50-8109-4941-A13C-2B261DD10D12}" srcOrd="0" destOrd="0" presId="urn:microsoft.com/office/officeart/2011/layout/TabList"/>
    <dgm:cxn modelId="{B1326DF8-E6F6-4759-A613-CAA0FC49A244}" type="presOf" srcId="{9D1C9E05-5EFF-4F49-AD96-672AB16710AE}" destId="{97DBADAC-814F-47BB-A1DA-7DA778CAF45C}" srcOrd="0" destOrd="0" presId="urn:microsoft.com/office/officeart/2011/layout/TabList"/>
    <dgm:cxn modelId="{7DF80B03-8BC1-489B-87E4-827FE618A863}" type="presParOf" srcId="{D6B2318A-4DEA-4197-AA73-A3A400565DEF}" destId="{0CA14E4D-1E05-4328-992F-04A57B20FF61}" srcOrd="0" destOrd="0" presId="urn:microsoft.com/office/officeart/2011/layout/TabList"/>
    <dgm:cxn modelId="{B4585E94-5996-4064-BB4C-4CE13AC918B9}" type="presParOf" srcId="{0CA14E4D-1E05-4328-992F-04A57B20FF61}" destId="{97DBADAC-814F-47BB-A1DA-7DA778CAF45C}" srcOrd="0" destOrd="0" presId="urn:microsoft.com/office/officeart/2011/layout/TabList"/>
    <dgm:cxn modelId="{4AF91E90-920F-4C50-BAAB-000BE1E8B034}" type="presParOf" srcId="{0CA14E4D-1E05-4328-992F-04A57B20FF61}" destId="{E55967B5-2837-4CD0-96FC-63FBF986E964}" srcOrd="1" destOrd="0" presId="urn:microsoft.com/office/officeart/2011/layout/TabList"/>
    <dgm:cxn modelId="{1DB2BB6A-1E6A-454A-B26A-866D231BAC43}" type="presParOf" srcId="{0CA14E4D-1E05-4328-992F-04A57B20FF61}" destId="{3020A122-E8FE-42CB-A370-CCD5CAD3AF0A}" srcOrd="2" destOrd="0" presId="urn:microsoft.com/office/officeart/2011/layout/TabList"/>
    <dgm:cxn modelId="{D1F1D8C0-DC98-4537-A375-F7F7FE798815}" type="presParOf" srcId="{D6B2318A-4DEA-4197-AA73-A3A400565DEF}" destId="{4A8B0C5B-C36D-4A9A-BDBF-2138A3AD6896}" srcOrd="1" destOrd="0" presId="urn:microsoft.com/office/officeart/2011/layout/TabList"/>
    <dgm:cxn modelId="{FAF9C67A-F074-4FE6-A643-32396B05F750}" type="presParOf" srcId="{D6B2318A-4DEA-4197-AA73-A3A400565DEF}" destId="{97A97919-4C1B-4372-B753-00C84668BA0F}" srcOrd="2" destOrd="0" presId="urn:microsoft.com/office/officeart/2011/layout/TabList"/>
    <dgm:cxn modelId="{B21ABE32-C3D0-4712-ABBD-E96912D76EB8}" type="presParOf" srcId="{D6B2318A-4DEA-4197-AA73-A3A400565DEF}" destId="{3A39AE07-9BE7-48F4-B3C4-2DBA1E2F55E0}" srcOrd="3" destOrd="0" presId="urn:microsoft.com/office/officeart/2011/layout/TabList"/>
    <dgm:cxn modelId="{C307C385-FB16-4982-AAE4-5A43D02EF5FA}" type="presParOf" srcId="{3A39AE07-9BE7-48F4-B3C4-2DBA1E2F55E0}" destId="{118E5681-A01F-48DA-B382-3C37E518C7D0}" srcOrd="0" destOrd="0" presId="urn:microsoft.com/office/officeart/2011/layout/TabList"/>
    <dgm:cxn modelId="{9B56E57C-1AC9-4129-BB64-B6683BC44FE1}" type="presParOf" srcId="{3A39AE07-9BE7-48F4-B3C4-2DBA1E2F55E0}" destId="{465D6C46-099A-4807-9C35-16B46C52335D}" srcOrd="1" destOrd="0" presId="urn:microsoft.com/office/officeart/2011/layout/TabList"/>
    <dgm:cxn modelId="{FF504AC5-4568-4C6C-AEA0-6F8DB930E9A0}" type="presParOf" srcId="{3A39AE07-9BE7-48F4-B3C4-2DBA1E2F55E0}" destId="{51243CD1-B84E-429E-916B-82BDECAECFE1}" srcOrd="2" destOrd="0" presId="urn:microsoft.com/office/officeart/2011/layout/TabList"/>
    <dgm:cxn modelId="{AC9CFD84-DFF9-4525-9325-7DE935EDB2EA}" type="presParOf" srcId="{D6B2318A-4DEA-4197-AA73-A3A400565DEF}" destId="{0BE76B25-5F2E-46FE-BAF9-2C71A27848BA}" srcOrd="4" destOrd="0" presId="urn:microsoft.com/office/officeart/2011/layout/TabList"/>
    <dgm:cxn modelId="{7BDBB7D7-5A4E-4AB4-B415-C321FC0F3A1D}" type="presParOf" srcId="{D6B2318A-4DEA-4197-AA73-A3A400565DEF}" destId="{7AB67F2C-AF48-49A5-A4A2-B305B336EA85}" srcOrd="5" destOrd="0" presId="urn:microsoft.com/office/officeart/2011/layout/TabList"/>
    <dgm:cxn modelId="{83EBF926-002F-456E-B481-F15D572B9B51}" type="presParOf" srcId="{D6B2318A-4DEA-4197-AA73-A3A400565DEF}" destId="{72722F67-49FF-4EB4-8DCE-3A772008011E}" srcOrd="6" destOrd="0" presId="urn:microsoft.com/office/officeart/2011/layout/TabList"/>
    <dgm:cxn modelId="{13DE4DDC-F75D-4683-8048-8E784F81D190}" type="presParOf" srcId="{72722F67-49FF-4EB4-8DCE-3A772008011E}" destId="{91D9B644-7EA5-4262-9749-6B0E185D3352}" srcOrd="0" destOrd="0" presId="urn:microsoft.com/office/officeart/2011/layout/TabList"/>
    <dgm:cxn modelId="{394D3E23-B908-461E-8F9E-0D70F9DD0605}" type="presParOf" srcId="{72722F67-49FF-4EB4-8DCE-3A772008011E}" destId="{84AE48BC-DA1D-40BA-8F88-E274C7CD9EF6}" srcOrd="1" destOrd="0" presId="urn:microsoft.com/office/officeart/2011/layout/TabList"/>
    <dgm:cxn modelId="{36142AB1-A1EF-4AD6-AA42-5304916A21A7}" type="presParOf" srcId="{72722F67-49FF-4EB4-8DCE-3A772008011E}" destId="{FD11AE15-B881-4656-85EE-DC9F38302029}" srcOrd="2" destOrd="0" presId="urn:microsoft.com/office/officeart/2011/layout/TabList"/>
    <dgm:cxn modelId="{79207C27-6F97-4592-879E-1C0928FE1BEA}" type="presParOf" srcId="{D6B2318A-4DEA-4197-AA73-A3A400565DEF}" destId="{217AD732-8CA0-43F1-9ECF-04D0D5FA232D}" srcOrd="7" destOrd="0" presId="urn:microsoft.com/office/officeart/2011/layout/TabList"/>
    <dgm:cxn modelId="{BC7E644E-0040-4878-97C8-393A4D0BF248}" type="presParOf" srcId="{D6B2318A-4DEA-4197-AA73-A3A400565DEF}" destId="{BDA0D586-C3E3-4A9B-A131-523655513716}" srcOrd="8" destOrd="0" presId="urn:microsoft.com/office/officeart/2011/layout/TabList"/>
    <dgm:cxn modelId="{77FE9C5F-391D-4EFC-8D3D-746C2D5B89F9}" type="presParOf" srcId="{D6B2318A-4DEA-4197-AA73-A3A400565DEF}" destId="{AEA1D444-33DA-40F2-A6E8-63C1D09EAD82}" srcOrd="9" destOrd="0" presId="urn:microsoft.com/office/officeart/2011/layout/TabList"/>
    <dgm:cxn modelId="{4C504915-22A1-44E4-9AE4-202F8BA0A4AE}" type="presParOf" srcId="{AEA1D444-33DA-40F2-A6E8-63C1D09EAD82}" destId="{E23D76BD-9B7B-4255-9A94-253A99336C15}" srcOrd="0" destOrd="0" presId="urn:microsoft.com/office/officeart/2011/layout/TabList"/>
    <dgm:cxn modelId="{7C730F6B-6142-49A6-93FD-ACC75897AA88}" type="presParOf" srcId="{AEA1D444-33DA-40F2-A6E8-63C1D09EAD82}" destId="{3702427B-65FD-4B5E-979C-884E0D9FDFDB}" srcOrd="1" destOrd="0" presId="urn:microsoft.com/office/officeart/2011/layout/TabList"/>
    <dgm:cxn modelId="{2538AA1D-CDC3-4029-942C-5188110ACDC1}" type="presParOf" srcId="{AEA1D444-33DA-40F2-A6E8-63C1D09EAD82}" destId="{9F83BF5C-E022-49DD-8719-D4745C944F77}" srcOrd="2" destOrd="0" presId="urn:microsoft.com/office/officeart/2011/layout/TabList"/>
    <dgm:cxn modelId="{17CF876B-A71C-4927-B5AD-E85D15B2B7ED}" type="presParOf" srcId="{D6B2318A-4DEA-4197-AA73-A3A400565DEF}" destId="{6A390EB7-1432-4B3E-A0FB-5D71D763BDC8}" srcOrd="10" destOrd="0" presId="urn:microsoft.com/office/officeart/2011/layout/TabList"/>
    <dgm:cxn modelId="{55276202-910A-4042-A0D2-46C10CBA02A8}" type="presParOf" srcId="{D6B2318A-4DEA-4197-AA73-A3A400565DEF}" destId="{01781B5A-33C6-4990-9DA6-E3B31394F25B}" srcOrd="11" destOrd="0" presId="urn:microsoft.com/office/officeart/2011/layout/TabList"/>
    <dgm:cxn modelId="{D01F396F-4E8E-4F42-A5AB-2C7FDBD8CFC5}" type="presParOf" srcId="{D6B2318A-4DEA-4197-AA73-A3A400565DEF}" destId="{29ED39A1-F4EC-477D-BF8E-CABB2210FA7F}" srcOrd="12" destOrd="0" presId="urn:microsoft.com/office/officeart/2011/layout/TabList"/>
    <dgm:cxn modelId="{23794333-B011-496D-BB25-7A79D8624818}" type="presParOf" srcId="{29ED39A1-F4EC-477D-BF8E-CABB2210FA7F}" destId="{0EE58AFD-5D76-427B-A339-EEF7E88F102D}" srcOrd="0" destOrd="0" presId="urn:microsoft.com/office/officeart/2011/layout/TabList"/>
    <dgm:cxn modelId="{04C41E9A-DC0A-452C-AA26-EF69F7AD38F7}" type="presParOf" srcId="{29ED39A1-F4EC-477D-BF8E-CABB2210FA7F}" destId="{DE2677DB-D70B-4D3E-8A29-A769C3568B51}" srcOrd="1" destOrd="0" presId="urn:microsoft.com/office/officeart/2011/layout/TabList"/>
    <dgm:cxn modelId="{F25753DA-5A2B-49DD-B1D9-D59802D4434B}" type="presParOf" srcId="{29ED39A1-F4EC-477D-BF8E-CABB2210FA7F}" destId="{295CC725-B06B-4C55-B4AE-D632DFB22198}" srcOrd="2" destOrd="0" presId="urn:microsoft.com/office/officeart/2011/layout/TabList"/>
    <dgm:cxn modelId="{5FBB8D3E-AA4A-4DD2-A1F0-B5431FD12CE0}" type="presParOf" srcId="{D6B2318A-4DEA-4197-AA73-A3A400565DEF}" destId="{EAD70D50-8109-4941-A13C-2B261DD10D12}" srcOrd="13" destOrd="0" presId="urn:microsoft.com/office/officeart/2011/layout/TabList"/>
    <dgm:cxn modelId="{6F1894D6-749A-436B-8B42-758708DD8EFD}" type="presParOf" srcId="{D6B2318A-4DEA-4197-AA73-A3A400565DEF}" destId="{E56F28D1-6163-4BE6-913F-72881DE20457}" srcOrd="14" destOrd="0" presId="urn:microsoft.com/office/officeart/2011/layout/TabList"/>
    <dgm:cxn modelId="{C049D497-6761-4E82-98DA-ECF446103CF8}" type="presParOf" srcId="{D6B2318A-4DEA-4197-AA73-A3A400565DEF}" destId="{65E8B32D-1E0E-4C0A-80CA-D39176E4C21D}" srcOrd="15" destOrd="0" presId="urn:microsoft.com/office/officeart/2011/layout/TabList"/>
    <dgm:cxn modelId="{2074827E-260B-418D-BA04-A5371BAD9813}" type="presParOf" srcId="{65E8B32D-1E0E-4C0A-80CA-D39176E4C21D}" destId="{2B8963A4-3F80-476E-BA4E-A2D705B3B4A3}" srcOrd="0" destOrd="0" presId="urn:microsoft.com/office/officeart/2011/layout/TabList"/>
    <dgm:cxn modelId="{AEA2D491-EC56-435B-B265-432EED3C2B3F}" type="presParOf" srcId="{65E8B32D-1E0E-4C0A-80CA-D39176E4C21D}" destId="{CC2DBB29-65F7-40B6-B2EF-C74BC43B1881}" srcOrd="1" destOrd="0" presId="urn:microsoft.com/office/officeart/2011/layout/TabList"/>
    <dgm:cxn modelId="{628F3476-6DBC-47C9-B0EC-CC85A7FA90A8}" type="presParOf" srcId="{65E8B32D-1E0E-4C0A-80CA-D39176E4C21D}" destId="{E2B24FF4-E210-44D5-9D9F-6A67397F2EC5}" srcOrd="2" destOrd="0" presId="urn:microsoft.com/office/officeart/2011/layout/TabList"/>
    <dgm:cxn modelId="{9F3FF607-B076-47F5-A047-64E657962EA6}" type="presParOf" srcId="{D6B2318A-4DEA-4197-AA73-A3A400565DEF}" destId="{CDF3D050-6784-48D6-94CF-6E6691096B81}" srcOrd="16" destOrd="0" presId="urn:microsoft.com/office/officeart/2011/layout/TabList"/>
    <dgm:cxn modelId="{70A49ED1-1605-4779-8E16-C773878FBA8C}" type="presParOf" srcId="{D6B2318A-4DEA-4197-AA73-A3A400565DEF}" destId="{E65DE533-BE41-412F-ADC2-38B4A2B29F3D}" srcOrd="17" destOrd="0" presId="urn:microsoft.com/office/officeart/2011/layout/TabList"/>
    <dgm:cxn modelId="{E8135352-E198-40B8-A121-058ADFA0C0EF}" type="presParOf" srcId="{D6B2318A-4DEA-4197-AA73-A3A400565DEF}" destId="{03FE3C2C-FA34-4AF0-8F66-683A149C185F}" srcOrd="18" destOrd="0" presId="urn:microsoft.com/office/officeart/2011/layout/TabList"/>
    <dgm:cxn modelId="{15BFE9B5-D1B6-4FF3-9EEF-989050D6424E}" type="presParOf" srcId="{03FE3C2C-FA34-4AF0-8F66-683A149C185F}" destId="{D454878E-0E20-471D-8E9E-99F3CE89948C}" srcOrd="0" destOrd="0" presId="urn:microsoft.com/office/officeart/2011/layout/TabList"/>
    <dgm:cxn modelId="{B3D25EC1-DE07-4A71-A433-243FAB72EEEB}" type="presParOf" srcId="{03FE3C2C-FA34-4AF0-8F66-683A149C185F}" destId="{8FE37526-D54B-475C-A1B1-5E20AE6E3E44}" srcOrd="1" destOrd="0" presId="urn:microsoft.com/office/officeart/2011/layout/TabList"/>
    <dgm:cxn modelId="{E554B729-6CB0-45DB-BC56-FC229396B27D}" type="presParOf" srcId="{03FE3C2C-FA34-4AF0-8F66-683A149C185F}" destId="{22F1F5BF-6A44-4242-A03B-8E2BC8DAADE7}" srcOrd="2" destOrd="0" presId="urn:microsoft.com/office/officeart/2011/layout/TabList"/>
    <dgm:cxn modelId="{0E8DD653-9417-460F-A7C3-B351FD1EE80D}" type="presParOf" srcId="{D6B2318A-4DEA-4197-AA73-A3A400565DEF}" destId="{3D3AC76A-F12C-419B-8A6A-479DEDD91A5E}" srcOrd="19" destOrd="0" presId="urn:microsoft.com/office/officeart/2011/layout/TabList"/>
    <dgm:cxn modelId="{C4020556-7D13-4E14-905B-169F9FFBC331}" type="presParOf" srcId="{D6B2318A-4DEA-4197-AA73-A3A400565DEF}" destId="{21FA99D0-9820-4894-B2AC-46288427B06A}" srcOrd="20" destOrd="0" presId="urn:microsoft.com/office/officeart/2011/layout/TabList"/>
    <dgm:cxn modelId="{C08A3038-54A6-42D4-B3B5-9C53189FE5EE}" type="presParOf" srcId="{D6B2318A-4DEA-4197-AA73-A3A400565DEF}" destId="{184B349D-A18D-42BA-B2AE-D2409393C34B}" srcOrd="21" destOrd="0" presId="urn:microsoft.com/office/officeart/2011/layout/TabList"/>
    <dgm:cxn modelId="{317C7566-E6C2-4A64-9A7C-8DDC2E4FF7D5}" type="presParOf" srcId="{184B349D-A18D-42BA-B2AE-D2409393C34B}" destId="{605FBAFD-7EA1-4EA4-8B82-CD1C3234DEC5}" srcOrd="0" destOrd="0" presId="urn:microsoft.com/office/officeart/2011/layout/TabList"/>
    <dgm:cxn modelId="{B2151C7E-F5A0-4B92-96E9-5338F45DCABF}" type="presParOf" srcId="{184B349D-A18D-42BA-B2AE-D2409393C34B}" destId="{73050604-3250-4039-B6B4-21989449E22C}" srcOrd="1" destOrd="0" presId="urn:microsoft.com/office/officeart/2011/layout/TabList"/>
    <dgm:cxn modelId="{8A1CDF11-8EA7-4D8F-B8B3-00C9F1CA9E7C}" type="presParOf" srcId="{184B349D-A18D-42BA-B2AE-D2409393C34B}" destId="{CF7A2ACC-58E4-408D-87EF-89B2FDED944F}" srcOrd="2" destOrd="0" presId="urn:microsoft.com/office/officeart/2011/layout/Tab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7A2ACC-58E4-408D-87EF-89B2FDED944F}">
      <dsp:nvSpPr>
        <dsp:cNvPr id="0" name=""/>
        <dsp:cNvSpPr/>
      </dsp:nvSpPr>
      <dsp:spPr>
        <a:xfrm>
          <a:off x="0" y="5120712"/>
          <a:ext cx="9658985"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F1F5BF-6A44-4242-A03B-8E2BC8DAADE7}">
      <dsp:nvSpPr>
        <dsp:cNvPr id="0" name=""/>
        <dsp:cNvSpPr/>
      </dsp:nvSpPr>
      <dsp:spPr>
        <a:xfrm>
          <a:off x="0" y="4422419"/>
          <a:ext cx="9658985"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2B24FF4-E210-44D5-9D9F-6A67397F2EC5}">
      <dsp:nvSpPr>
        <dsp:cNvPr id="0" name=""/>
        <dsp:cNvSpPr/>
      </dsp:nvSpPr>
      <dsp:spPr>
        <a:xfrm>
          <a:off x="0" y="3724127"/>
          <a:ext cx="9658985"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5CC725-B06B-4C55-B4AE-D632DFB22198}">
      <dsp:nvSpPr>
        <dsp:cNvPr id="0" name=""/>
        <dsp:cNvSpPr/>
      </dsp:nvSpPr>
      <dsp:spPr>
        <a:xfrm>
          <a:off x="0" y="3025834"/>
          <a:ext cx="9658985"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83BF5C-E022-49DD-8719-D4745C944F77}">
      <dsp:nvSpPr>
        <dsp:cNvPr id="0" name=""/>
        <dsp:cNvSpPr/>
      </dsp:nvSpPr>
      <dsp:spPr>
        <a:xfrm>
          <a:off x="0" y="2327541"/>
          <a:ext cx="9658985"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11AE15-B881-4656-85EE-DC9F38302029}">
      <dsp:nvSpPr>
        <dsp:cNvPr id="0" name=""/>
        <dsp:cNvSpPr/>
      </dsp:nvSpPr>
      <dsp:spPr>
        <a:xfrm>
          <a:off x="0" y="1629248"/>
          <a:ext cx="9658985"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243CD1-B84E-429E-916B-82BDECAECFE1}">
      <dsp:nvSpPr>
        <dsp:cNvPr id="0" name=""/>
        <dsp:cNvSpPr/>
      </dsp:nvSpPr>
      <dsp:spPr>
        <a:xfrm>
          <a:off x="0" y="930956"/>
          <a:ext cx="9658985"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20A122-E8FE-42CB-A370-CCD5CAD3AF0A}">
      <dsp:nvSpPr>
        <dsp:cNvPr id="0" name=""/>
        <dsp:cNvSpPr/>
      </dsp:nvSpPr>
      <dsp:spPr>
        <a:xfrm>
          <a:off x="0" y="232663"/>
          <a:ext cx="9658985"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DBADAC-814F-47BB-A1DA-7DA778CAF45C}">
      <dsp:nvSpPr>
        <dsp:cNvPr id="0" name=""/>
        <dsp:cNvSpPr/>
      </dsp:nvSpPr>
      <dsp:spPr>
        <a:xfrm>
          <a:off x="2511336" y="3737"/>
          <a:ext cx="7147648" cy="2289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marL="0" lvl="0" indent="0" algn="l" defTabSz="533400">
            <a:lnSpc>
              <a:spcPct val="90000"/>
            </a:lnSpc>
            <a:spcBef>
              <a:spcPct val="0"/>
            </a:spcBef>
            <a:spcAft>
              <a:spcPct val="35000"/>
            </a:spcAft>
            <a:buNone/>
          </a:pPr>
          <a:r>
            <a:rPr lang="nl-NL" sz="1200" kern="1200"/>
            <a:t> </a:t>
          </a:r>
        </a:p>
      </dsp:txBody>
      <dsp:txXfrm>
        <a:off x="2511336" y="3737"/>
        <a:ext cx="7147648" cy="228925"/>
      </dsp:txXfrm>
    </dsp:sp>
    <dsp:sp modelId="{E55967B5-2837-4CD0-96FC-63FBF986E964}">
      <dsp:nvSpPr>
        <dsp:cNvPr id="0" name=""/>
        <dsp:cNvSpPr/>
      </dsp:nvSpPr>
      <dsp:spPr>
        <a:xfrm>
          <a:off x="0" y="3737"/>
          <a:ext cx="2511336" cy="22892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nl-NL" sz="1200" kern="1200"/>
            <a:t>Inleiding en theoretisch kader</a:t>
          </a:r>
        </a:p>
      </dsp:txBody>
      <dsp:txXfrm>
        <a:off x="11177" y="14914"/>
        <a:ext cx="2488982" cy="217748"/>
      </dsp:txXfrm>
    </dsp:sp>
    <dsp:sp modelId="{4A8B0C5B-C36D-4A9A-BDBF-2138A3AD6896}">
      <dsp:nvSpPr>
        <dsp:cNvPr id="0" name=""/>
        <dsp:cNvSpPr/>
      </dsp:nvSpPr>
      <dsp:spPr>
        <a:xfrm>
          <a:off x="0" y="232663"/>
          <a:ext cx="9658985" cy="4579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57150" lvl="1" indent="-57150" algn="l" defTabSz="400050">
            <a:lnSpc>
              <a:spcPct val="90000"/>
            </a:lnSpc>
            <a:spcBef>
              <a:spcPct val="0"/>
            </a:spcBef>
            <a:spcAft>
              <a:spcPct val="15000"/>
            </a:spcAft>
            <a:buChar char="•"/>
          </a:pPr>
          <a:endParaRPr lang="nl-NL" sz="900" kern="1200"/>
        </a:p>
      </dsp:txBody>
      <dsp:txXfrm>
        <a:off x="0" y="232663"/>
        <a:ext cx="9658985" cy="457920"/>
      </dsp:txXfrm>
    </dsp:sp>
    <dsp:sp modelId="{118E5681-A01F-48DA-B382-3C37E518C7D0}">
      <dsp:nvSpPr>
        <dsp:cNvPr id="0" name=""/>
        <dsp:cNvSpPr/>
      </dsp:nvSpPr>
      <dsp:spPr>
        <a:xfrm>
          <a:off x="2511336" y="702030"/>
          <a:ext cx="7147648" cy="2289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marL="0" lvl="0" indent="0" algn="l" defTabSz="533400">
            <a:lnSpc>
              <a:spcPct val="90000"/>
            </a:lnSpc>
            <a:spcBef>
              <a:spcPct val="0"/>
            </a:spcBef>
            <a:spcAft>
              <a:spcPct val="35000"/>
            </a:spcAft>
            <a:buNone/>
          </a:pPr>
          <a:r>
            <a:rPr lang="nl-NL" sz="1200" kern="1200"/>
            <a:t> </a:t>
          </a:r>
        </a:p>
      </dsp:txBody>
      <dsp:txXfrm>
        <a:off x="2511336" y="702030"/>
        <a:ext cx="7147648" cy="228925"/>
      </dsp:txXfrm>
    </dsp:sp>
    <dsp:sp modelId="{465D6C46-099A-4807-9C35-16B46C52335D}">
      <dsp:nvSpPr>
        <dsp:cNvPr id="0" name=""/>
        <dsp:cNvSpPr/>
      </dsp:nvSpPr>
      <dsp:spPr>
        <a:xfrm>
          <a:off x="0" y="702030"/>
          <a:ext cx="2511336" cy="22892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nl-NL" sz="1200" kern="1200"/>
            <a:t>Onderzoeksvraag en hypothese</a:t>
          </a:r>
        </a:p>
      </dsp:txBody>
      <dsp:txXfrm>
        <a:off x="11177" y="713207"/>
        <a:ext cx="2488982" cy="217748"/>
      </dsp:txXfrm>
    </dsp:sp>
    <dsp:sp modelId="{0BE76B25-5F2E-46FE-BAF9-2C71A27848BA}">
      <dsp:nvSpPr>
        <dsp:cNvPr id="0" name=""/>
        <dsp:cNvSpPr/>
      </dsp:nvSpPr>
      <dsp:spPr>
        <a:xfrm>
          <a:off x="0" y="930956"/>
          <a:ext cx="9658985" cy="4579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57150" lvl="1" indent="-57150" algn="l" defTabSz="400050">
            <a:lnSpc>
              <a:spcPct val="90000"/>
            </a:lnSpc>
            <a:spcBef>
              <a:spcPct val="0"/>
            </a:spcBef>
            <a:spcAft>
              <a:spcPct val="15000"/>
            </a:spcAft>
            <a:buChar char="•"/>
          </a:pPr>
          <a:endParaRPr lang="nl-NL" sz="900" kern="1200"/>
        </a:p>
      </dsp:txBody>
      <dsp:txXfrm>
        <a:off x="0" y="930956"/>
        <a:ext cx="9658985" cy="457920"/>
      </dsp:txXfrm>
    </dsp:sp>
    <dsp:sp modelId="{91D9B644-7EA5-4262-9749-6B0E185D3352}">
      <dsp:nvSpPr>
        <dsp:cNvPr id="0" name=""/>
        <dsp:cNvSpPr/>
      </dsp:nvSpPr>
      <dsp:spPr>
        <a:xfrm>
          <a:off x="2511336" y="1400322"/>
          <a:ext cx="7147648" cy="2289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marL="0" lvl="0" indent="0" algn="l" defTabSz="533400">
            <a:lnSpc>
              <a:spcPct val="90000"/>
            </a:lnSpc>
            <a:spcBef>
              <a:spcPct val="0"/>
            </a:spcBef>
            <a:spcAft>
              <a:spcPct val="35000"/>
            </a:spcAft>
            <a:buNone/>
          </a:pPr>
          <a:endParaRPr lang="nl-NL" sz="1200" kern="1200"/>
        </a:p>
      </dsp:txBody>
      <dsp:txXfrm>
        <a:off x="2511336" y="1400322"/>
        <a:ext cx="7147648" cy="228925"/>
      </dsp:txXfrm>
    </dsp:sp>
    <dsp:sp modelId="{84AE48BC-DA1D-40BA-8F88-E274C7CD9EF6}">
      <dsp:nvSpPr>
        <dsp:cNvPr id="0" name=""/>
        <dsp:cNvSpPr/>
      </dsp:nvSpPr>
      <dsp:spPr>
        <a:xfrm>
          <a:off x="0" y="1400322"/>
          <a:ext cx="2511336" cy="22892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nl-NL" sz="1200" kern="1200"/>
            <a:t>Materiaal</a:t>
          </a:r>
        </a:p>
      </dsp:txBody>
      <dsp:txXfrm>
        <a:off x="11177" y="1411499"/>
        <a:ext cx="2488982" cy="217748"/>
      </dsp:txXfrm>
    </dsp:sp>
    <dsp:sp modelId="{217AD732-8CA0-43F1-9ECF-04D0D5FA232D}">
      <dsp:nvSpPr>
        <dsp:cNvPr id="0" name=""/>
        <dsp:cNvSpPr/>
      </dsp:nvSpPr>
      <dsp:spPr>
        <a:xfrm>
          <a:off x="0" y="1629248"/>
          <a:ext cx="9658985" cy="4579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57150" lvl="1" indent="-57150" algn="l" defTabSz="400050">
            <a:lnSpc>
              <a:spcPct val="90000"/>
            </a:lnSpc>
            <a:spcBef>
              <a:spcPct val="0"/>
            </a:spcBef>
            <a:spcAft>
              <a:spcPct val="15000"/>
            </a:spcAft>
            <a:buChar char="•"/>
          </a:pPr>
          <a:endParaRPr lang="nl-NL" sz="900" kern="1200"/>
        </a:p>
      </dsp:txBody>
      <dsp:txXfrm>
        <a:off x="0" y="1629248"/>
        <a:ext cx="9658985" cy="457920"/>
      </dsp:txXfrm>
    </dsp:sp>
    <dsp:sp modelId="{E23D76BD-9B7B-4255-9A94-253A99336C15}">
      <dsp:nvSpPr>
        <dsp:cNvPr id="0" name=""/>
        <dsp:cNvSpPr/>
      </dsp:nvSpPr>
      <dsp:spPr>
        <a:xfrm>
          <a:off x="2511336" y="2098615"/>
          <a:ext cx="7147648" cy="2289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marL="0" lvl="0" indent="0" algn="l" defTabSz="533400">
            <a:lnSpc>
              <a:spcPct val="90000"/>
            </a:lnSpc>
            <a:spcBef>
              <a:spcPct val="0"/>
            </a:spcBef>
            <a:spcAft>
              <a:spcPct val="35000"/>
            </a:spcAft>
            <a:buNone/>
          </a:pPr>
          <a:endParaRPr lang="nl-NL" sz="1200" kern="1200"/>
        </a:p>
      </dsp:txBody>
      <dsp:txXfrm>
        <a:off x="2511336" y="2098615"/>
        <a:ext cx="7147648" cy="228925"/>
      </dsp:txXfrm>
    </dsp:sp>
    <dsp:sp modelId="{3702427B-65FD-4B5E-979C-884E0D9FDFDB}">
      <dsp:nvSpPr>
        <dsp:cNvPr id="0" name=""/>
        <dsp:cNvSpPr/>
      </dsp:nvSpPr>
      <dsp:spPr>
        <a:xfrm>
          <a:off x="0" y="2098615"/>
          <a:ext cx="2511336" cy="22892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nl-NL" sz="1200" kern="1200"/>
            <a:t>Methode</a:t>
          </a:r>
        </a:p>
      </dsp:txBody>
      <dsp:txXfrm>
        <a:off x="11177" y="2109792"/>
        <a:ext cx="2488982" cy="217748"/>
      </dsp:txXfrm>
    </dsp:sp>
    <dsp:sp modelId="{6A390EB7-1432-4B3E-A0FB-5D71D763BDC8}">
      <dsp:nvSpPr>
        <dsp:cNvPr id="0" name=""/>
        <dsp:cNvSpPr/>
      </dsp:nvSpPr>
      <dsp:spPr>
        <a:xfrm>
          <a:off x="0" y="2327541"/>
          <a:ext cx="9658985" cy="4579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57150" lvl="1" indent="-57150" algn="l" defTabSz="400050">
            <a:lnSpc>
              <a:spcPct val="90000"/>
            </a:lnSpc>
            <a:spcBef>
              <a:spcPct val="0"/>
            </a:spcBef>
            <a:spcAft>
              <a:spcPct val="15000"/>
            </a:spcAft>
            <a:buChar char="•"/>
          </a:pPr>
          <a:endParaRPr lang="nl-NL" sz="900" kern="1200"/>
        </a:p>
      </dsp:txBody>
      <dsp:txXfrm>
        <a:off x="0" y="2327541"/>
        <a:ext cx="9658985" cy="457920"/>
      </dsp:txXfrm>
    </dsp:sp>
    <dsp:sp modelId="{0EE58AFD-5D76-427B-A339-EEF7E88F102D}">
      <dsp:nvSpPr>
        <dsp:cNvPr id="0" name=""/>
        <dsp:cNvSpPr/>
      </dsp:nvSpPr>
      <dsp:spPr>
        <a:xfrm>
          <a:off x="2511336" y="2796908"/>
          <a:ext cx="7147648" cy="2289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marL="0" lvl="0" indent="0" algn="l" defTabSz="533400">
            <a:lnSpc>
              <a:spcPct val="90000"/>
            </a:lnSpc>
            <a:spcBef>
              <a:spcPct val="0"/>
            </a:spcBef>
            <a:spcAft>
              <a:spcPct val="35000"/>
            </a:spcAft>
            <a:buNone/>
          </a:pPr>
          <a:endParaRPr lang="nl-NL" sz="1200" kern="1200"/>
        </a:p>
      </dsp:txBody>
      <dsp:txXfrm>
        <a:off x="2511336" y="2796908"/>
        <a:ext cx="7147648" cy="228925"/>
      </dsp:txXfrm>
    </dsp:sp>
    <dsp:sp modelId="{DE2677DB-D70B-4D3E-8A29-A769C3568B51}">
      <dsp:nvSpPr>
        <dsp:cNvPr id="0" name=""/>
        <dsp:cNvSpPr/>
      </dsp:nvSpPr>
      <dsp:spPr>
        <a:xfrm>
          <a:off x="0" y="2796908"/>
          <a:ext cx="2511336" cy="22892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nl-NL" sz="1200" kern="1200"/>
            <a:t>Resultaten</a:t>
          </a:r>
        </a:p>
      </dsp:txBody>
      <dsp:txXfrm>
        <a:off x="11177" y="2808085"/>
        <a:ext cx="2488982" cy="217748"/>
      </dsp:txXfrm>
    </dsp:sp>
    <dsp:sp modelId="{EAD70D50-8109-4941-A13C-2B261DD10D12}">
      <dsp:nvSpPr>
        <dsp:cNvPr id="0" name=""/>
        <dsp:cNvSpPr/>
      </dsp:nvSpPr>
      <dsp:spPr>
        <a:xfrm>
          <a:off x="0" y="3025834"/>
          <a:ext cx="9658985" cy="4579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57150" lvl="1" indent="-57150" algn="l" defTabSz="400050">
            <a:lnSpc>
              <a:spcPct val="90000"/>
            </a:lnSpc>
            <a:spcBef>
              <a:spcPct val="0"/>
            </a:spcBef>
            <a:spcAft>
              <a:spcPct val="15000"/>
            </a:spcAft>
            <a:buChar char="•"/>
          </a:pPr>
          <a:endParaRPr lang="nl-NL" sz="900" kern="1200"/>
        </a:p>
      </dsp:txBody>
      <dsp:txXfrm>
        <a:off x="0" y="3025834"/>
        <a:ext cx="9658985" cy="457920"/>
      </dsp:txXfrm>
    </dsp:sp>
    <dsp:sp modelId="{2B8963A4-3F80-476E-BA4E-A2D705B3B4A3}">
      <dsp:nvSpPr>
        <dsp:cNvPr id="0" name=""/>
        <dsp:cNvSpPr/>
      </dsp:nvSpPr>
      <dsp:spPr>
        <a:xfrm>
          <a:off x="2511336" y="3495201"/>
          <a:ext cx="7147648" cy="2289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marL="0" lvl="0" indent="0" algn="l" defTabSz="533400">
            <a:lnSpc>
              <a:spcPct val="90000"/>
            </a:lnSpc>
            <a:spcBef>
              <a:spcPct val="0"/>
            </a:spcBef>
            <a:spcAft>
              <a:spcPct val="35000"/>
            </a:spcAft>
            <a:buNone/>
          </a:pPr>
          <a:endParaRPr lang="nl-NL" sz="1200" kern="1200"/>
        </a:p>
      </dsp:txBody>
      <dsp:txXfrm>
        <a:off x="2511336" y="3495201"/>
        <a:ext cx="7147648" cy="228925"/>
      </dsp:txXfrm>
    </dsp:sp>
    <dsp:sp modelId="{CC2DBB29-65F7-40B6-B2EF-C74BC43B1881}">
      <dsp:nvSpPr>
        <dsp:cNvPr id="0" name=""/>
        <dsp:cNvSpPr/>
      </dsp:nvSpPr>
      <dsp:spPr>
        <a:xfrm>
          <a:off x="0" y="3495201"/>
          <a:ext cx="2511336" cy="22892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nl-NL" sz="1200" kern="1200"/>
            <a:t>Conclusie</a:t>
          </a:r>
        </a:p>
      </dsp:txBody>
      <dsp:txXfrm>
        <a:off x="11177" y="3506378"/>
        <a:ext cx="2488982" cy="217748"/>
      </dsp:txXfrm>
    </dsp:sp>
    <dsp:sp modelId="{CDF3D050-6784-48D6-94CF-6E6691096B81}">
      <dsp:nvSpPr>
        <dsp:cNvPr id="0" name=""/>
        <dsp:cNvSpPr/>
      </dsp:nvSpPr>
      <dsp:spPr>
        <a:xfrm>
          <a:off x="0" y="3724127"/>
          <a:ext cx="9658985" cy="4579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57150" lvl="1" indent="-57150" algn="l" defTabSz="400050">
            <a:lnSpc>
              <a:spcPct val="90000"/>
            </a:lnSpc>
            <a:spcBef>
              <a:spcPct val="0"/>
            </a:spcBef>
            <a:spcAft>
              <a:spcPct val="15000"/>
            </a:spcAft>
            <a:buChar char="•"/>
          </a:pPr>
          <a:endParaRPr lang="nl-NL" sz="900" kern="1200"/>
        </a:p>
      </dsp:txBody>
      <dsp:txXfrm>
        <a:off x="0" y="3724127"/>
        <a:ext cx="9658985" cy="457920"/>
      </dsp:txXfrm>
    </dsp:sp>
    <dsp:sp modelId="{D454878E-0E20-471D-8E9E-99F3CE89948C}">
      <dsp:nvSpPr>
        <dsp:cNvPr id="0" name=""/>
        <dsp:cNvSpPr/>
      </dsp:nvSpPr>
      <dsp:spPr>
        <a:xfrm>
          <a:off x="2511336" y="4193493"/>
          <a:ext cx="7147648" cy="2289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marL="0" lvl="0" indent="0" algn="l" defTabSz="533400">
            <a:lnSpc>
              <a:spcPct val="90000"/>
            </a:lnSpc>
            <a:spcBef>
              <a:spcPct val="0"/>
            </a:spcBef>
            <a:spcAft>
              <a:spcPct val="35000"/>
            </a:spcAft>
            <a:buNone/>
          </a:pPr>
          <a:endParaRPr lang="nl-NL" sz="1200" kern="1200"/>
        </a:p>
      </dsp:txBody>
      <dsp:txXfrm>
        <a:off x="2511336" y="4193493"/>
        <a:ext cx="7147648" cy="228925"/>
      </dsp:txXfrm>
    </dsp:sp>
    <dsp:sp modelId="{8FE37526-D54B-475C-A1B1-5E20AE6E3E44}">
      <dsp:nvSpPr>
        <dsp:cNvPr id="0" name=""/>
        <dsp:cNvSpPr/>
      </dsp:nvSpPr>
      <dsp:spPr>
        <a:xfrm>
          <a:off x="0" y="4193493"/>
          <a:ext cx="2511336" cy="22892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nl-NL" sz="1200" kern="1200"/>
            <a:t>Discussie</a:t>
          </a:r>
        </a:p>
      </dsp:txBody>
      <dsp:txXfrm>
        <a:off x="11177" y="4204670"/>
        <a:ext cx="2488982" cy="217748"/>
      </dsp:txXfrm>
    </dsp:sp>
    <dsp:sp modelId="{3D3AC76A-F12C-419B-8A6A-479DEDD91A5E}">
      <dsp:nvSpPr>
        <dsp:cNvPr id="0" name=""/>
        <dsp:cNvSpPr/>
      </dsp:nvSpPr>
      <dsp:spPr>
        <a:xfrm>
          <a:off x="0" y="4422419"/>
          <a:ext cx="9658985" cy="4579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57150" lvl="1" indent="-57150" algn="l" defTabSz="400050">
            <a:lnSpc>
              <a:spcPct val="90000"/>
            </a:lnSpc>
            <a:spcBef>
              <a:spcPct val="0"/>
            </a:spcBef>
            <a:spcAft>
              <a:spcPct val="15000"/>
            </a:spcAft>
            <a:buChar char="•"/>
          </a:pPr>
          <a:endParaRPr lang="nl-NL" sz="900" kern="1200"/>
        </a:p>
      </dsp:txBody>
      <dsp:txXfrm>
        <a:off x="0" y="4422419"/>
        <a:ext cx="9658985" cy="457920"/>
      </dsp:txXfrm>
    </dsp:sp>
    <dsp:sp modelId="{605FBAFD-7EA1-4EA4-8B82-CD1C3234DEC5}">
      <dsp:nvSpPr>
        <dsp:cNvPr id="0" name=""/>
        <dsp:cNvSpPr/>
      </dsp:nvSpPr>
      <dsp:spPr>
        <a:xfrm>
          <a:off x="2511336" y="4891786"/>
          <a:ext cx="7147648" cy="2289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marL="0" lvl="0" indent="0" algn="l" defTabSz="533400">
            <a:lnSpc>
              <a:spcPct val="90000"/>
            </a:lnSpc>
            <a:spcBef>
              <a:spcPct val="0"/>
            </a:spcBef>
            <a:spcAft>
              <a:spcPct val="35000"/>
            </a:spcAft>
            <a:buNone/>
          </a:pPr>
          <a:endParaRPr lang="nl-NL" sz="1200" kern="1200"/>
        </a:p>
      </dsp:txBody>
      <dsp:txXfrm>
        <a:off x="2511336" y="4891786"/>
        <a:ext cx="7147648" cy="228925"/>
      </dsp:txXfrm>
    </dsp:sp>
    <dsp:sp modelId="{73050604-3250-4039-B6B4-21989449E22C}">
      <dsp:nvSpPr>
        <dsp:cNvPr id="0" name=""/>
        <dsp:cNvSpPr/>
      </dsp:nvSpPr>
      <dsp:spPr>
        <a:xfrm>
          <a:off x="0" y="4891786"/>
          <a:ext cx="2511336" cy="22892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nl-NL" sz="1200" kern="1200"/>
            <a:t>Bronvermelding</a:t>
          </a:r>
        </a:p>
      </dsp:txBody>
      <dsp:txXfrm>
        <a:off x="11177" y="4902963"/>
        <a:ext cx="2488982" cy="217748"/>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7.xml"/><Relationship Id="rId7" Type="http://schemas.openxmlformats.org/officeDocument/2006/relationships/settings" Target="settings.xml"/><Relationship Id="rId2" Type="http://schemas.openxmlformats.org/officeDocument/2006/relationships/customXml" Target="../../customXml/item6.xml"/><Relationship Id="rId1" Type="http://schemas.openxmlformats.org/officeDocument/2006/relationships/customXml" Target="../../customXml/item5.xml"/><Relationship Id="rId6" Type="http://schemas.openxmlformats.org/officeDocument/2006/relationships/styles" Target="styles.xml"/><Relationship Id="rId5" Type="http://schemas.openxmlformats.org/officeDocument/2006/relationships/numbering" Target="numbering.xml"/><Relationship Id="rId4" Type="http://schemas.openxmlformats.org/officeDocument/2006/relationships/customXml" Target="../../customXml/item8.xml"/><Relationship Id="rId9"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0C126EB82E94404798533C3F4ABB1077"/>
        <w:category>
          <w:name w:val="General"/>
          <w:gallery w:val="placeholder"/>
        </w:category>
        <w:types>
          <w:type w:val="bbPlcHdr"/>
        </w:types>
        <w:behaviors>
          <w:behavior w:val="content"/>
        </w:behaviors>
        <w:guid w:val="{A534558D-DBDB-4C63-B38C-B00EC4C01A89}"/>
      </w:docPartPr>
      <w:docPartBody>
        <w:p w:rsidR="003C427F" w:rsidRDefault="00623858" w:rsidP="00623858">
          <w:pPr>
            <w:pStyle w:val="0C126EB82E94404798533C3F4ABB10771"/>
          </w:pPr>
          <w:r>
            <w:rPr>
              <w:noProof w:val="0"/>
            </w:rPr>
            <w:t xml:space="preserve">De materialen van de water raket.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3710D2"/>
    <w:multiLevelType w:val="hybridMultilevel"/>
    <w:tmpl w:val="2C3A31B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29"/>
    <w:rsid w:val="000A0343"/>
    <w:rsid w:val="00336BAF"/>
    <w:rsid w:val="00346CBD"/>
    <w:rsid w:val="00393237"/>
    <w:rsid w:val="003C1BAE"/>
    <w:rsid w:val="003C427F"/>
    <w:rsid w:val="003C59F8"/>
    <w:rsid w:val="00467931"/>
    <w:rsid w:val="00563BE1"/>
    <w:rsid w:val="00623858"/>
    <w:rsid w:val="00844087"/>
    <w:rsid w:val="008E4618"/>
    <w:rsid w:val="00900188"/>
    <w:rsid w:val="009F1278"/>
    <w:rsid w:val="00A33029"/>
    <w:rsid w:val="00AB4DBD"/>
    <w:rsid w:val="00B13F58"/>
    <w:rsid w:val="00E365B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858"/>
    <w:pPr>
      <w:keepNext/>
      <w:keepLines/>
      <w:spacing w:before="240" w:after="0" w:line="240" w:lineRule="auto"/>
      <w:outlineLvl w:val="0"/>
    </w:pPr>
    <w:rPr>
      <w:rFonts w:asciiTheme="majorHAnsi" w:eastAsiaTheme="majorEastAsia" w:hAnsiTheme="majorHAnsi" w:cstheme="majorBidi"/>
      <w:b/>
      <w:noProof/>
      <w:color w:val="4472C4" w:themeColor="accent1"/>
      <w:sz w:val="80"/>
      <w:szCs w:val="32"/>
      <w:lang w:eastAsia="en-US"/>
    </w:rPr>
  </w:style>
  <w:style w:type="paragraph" w:styleId="Heading4">
    <w:name w:val="heading 4"/>
    <w:basedOn w:val="Normal"/>
    <w:next w:val="Normal"/>
    <w:link w:val="Heading4Char"/>
    <w:uiPriority w:val="3"/>
    <w:qFormat/>
    <w:rsid w:val="00A33029"/>
    <w:pPr>
      <w:keepNext/>
      <w:keepLines/>
      <w:spacing w:after="0" w:line="240" w:lineRule="auto"/>
      <w:outlineLvl w:val="3"/>
    </w:pPr>
    <w:rPr>
      <w:rFonts w:eastAsiaTheme="majorEastAsia" w:cstheme="majorBidi"/>
      <w:i/>
      <w:iCs/>
      <w:color w:val="000000" w:themeColor="text1"/>
      <w:sz w:val="32"/>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sid w:val="00A33029"/>
    <w:rPr>
      <w:rFonts w:eastAsiaTheme="majorEastAsia" w:cstheme="majorBidi"/>
      <w:i/>
      <w:iCs/>
      <w:color w:val="000000" w:themeColor="text1"/>
      <w:sz w:val="32"/>
      <w:szCs w:val="24"/>
      <w:lang w:val="en-US" w:eastAsia="en-US"/>
    </w:rPr>
  </w:style>
  <w:style w:type="character" w:styleId="Emphasis">
    <w:name w:val="Emphasis"/>
    <w:basedOn w:val="DefaultParagraphFont"/>
    <w:uiPriority w:val="20"/>
    <w:qFormat/>
    <w:rsid w:val="00623858"/>
    <w:rPr>
      <w:i w:val="0"/>
      <w:iCs/>
      <w:color w:val="ED7D31" w:themeColor="accent2"/>
    </w:rPr>
  </w:style>
  <w:style w:type="paragraph" w:styleId="Quote">
    <w:name w:val="Quote"/>
    <w:basedOn w:val="Normal"/>
    <w:next w:val="Normal"/>
    <w:link w:val="QuoteChar"/>
    <w:uiPriority w:val="29"/>
    <w:qFormat/>
    <w:rsid w:val="00623858"/>
    <w:pPr>
      <w:spacing w:after="0" w:line="192" w:lineRule="auto"/>
      <w:jc w:val="center"/>
    </w:pPr>
    <w:rPr>
      <w:rFonts w:asciiTheme="majorHAnsi" w:eastAsiaTheme="minorHAnsi" w:hAnsiTheme="majorHAnsi"/>
      <w:iCs/>
      <w:noProof/>
      <w:color w:val="4472C4" w:themeColor="accent1"/>
      <w:sz w:val="76"/>
      <w:szCs w:val="24"/>
      <w:lang w:eastAsia="en-US"/>
    </w:rPr>
  </w:style>
  <w:style w:type="character" w:customStyle="1" w:styleId="QuoteChar">
    <w:name w:val="Quote Char"/>
    <w:basedOn w:val="DefaultParagraphFont"/>
    <w:link w:val="Quote"/>
    <w:uiPriority w:val="29"/>
    <w:rsid w:val="00623858"/>
    <w:rPr>
      <w:rFonts w:asciiTheme="majorHAnsi" w:eastAsiaTheme="minorHAnsi" w:hAnsiTheme="majorHAnsi"/>
      <w:iCs/>
      <w:noProof/>
      <w:color w:val="4472C4" w:themeColor="accent1"/>
      <w:sz w:val="76"/>
      <w:szCs w:val="24"/>
      <w:lang w:eastAsia="en-US"/>
    </w:rPr>
  </w:style>
  <w:style w:type="character" w:styleId="PlaceholderText">
    <w:name w:val="Placeholder Text"/>
    <w:basedOn w:val="DefaultParagraphFont"/>
    <w:uiPriority w:val="99"/>
    <w:semiHidden/>
    <w:rsid w:val="00623858"/>
    <w:rPr>
      <w:color w:val="808080"/>
    </w:rPr>
  </w:style>
  <w:style w:type="paragraph" w:customStyle="1" w:styleId="0C126EB82E94404798533C3F4ABB10771">
    <w:name w:val="0C126EB82E94404798533C3F4ABB10771"/>
    <w:rsid w:val="00623858"/>
    <w:pPr>
      <w:keepNext/>
      <w:keepLines/>
      <w:spacing w:after="0" w:line="192" w:lineRule="auto"/>
      <w:outlineLvl w:val="4"/>
    </w:pPr>
    <w:rPr>
      <w:rFonts w:asciiTheme="majorHAnsi" w:eastAsiaTheme="majorEastAsia" w:hAnsiTheme="majorHAnsi" w:cstheme="majorBidi"/>
      <w:b/>
      <w:noProof/>
      <w:color w:val="4472C4" w:themeColor="accent1"/>
      <w:sz w:val="76"/>
      <w:szCs w:val="24"/>
      <w:lang w:eastAsia="en-US"/>
    </w:rPr>
  </w:style>
  <w:style w:type="character" w:customStyle="1" w:styleId="Heading1Char">
    <w:name w:val="Heading 1 Char"/>
    <w:basedOn w:val="DefaultParagraphFont"/>
    <w:link w:val="Heading1"/>
    <w:uiPriority w:val="9"/>
    <w:rsid w:val="00623858"/>
    <w:rPr>
      <w:rFonts w:asciiTheme="majorHAnsi" w:eastAsiaTheme="majorEastAsia" w:hAnsiTheme="majorHAnsi" w:cstheme="majorBidi"/>
      <w:b/>
      <w:noProof/>
      <w:color w:val="4472C4" w:themeColor="accent1"/>
      <w:sz w:val="80"/>
      <w:szCs w:val="3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bri21</b:Tag>
    <b:SourceType>InternetSite</b:SourceType>
    <b:Guid>{ED1782FF-1F14-425F-BC6D-27919EE46022}</b:Guid>
    <b:Title>Google search results</b:Title>
    <b:Year>2021</b:Year>
    <b:Author>
      <b:Author>
        <b:NameList>
          <b:Person>
            <b:Last>page</b:Last>
            <b:First>larry</b:First>
          </b:Person>
          <b:Person>
            <b:Last>brin</b:Last>
            <b:First>sergey</b:First>
          </b:Person>
        </b:NameList>
      </b:Author>
    </b:Author>
    <b:InternetSiteTitle>Google.com</b:InternetSiteTitle>
    <b:Month>Maart</b:Month>
    <b:Day>28</b:Day>
    <b:URL>https://www.google.com/search?q=hoe+maak+je+een+waterraket</b:URL>
    <b:LCID>nl-NL</b:LCID>
    <b:RefOrder>1</b:RefOrder>
  </b:Source>
  <b:Source>
    <b:Tag>que17</b:Tag>
    <b:SourceType>InternetSite</b:SourceType>
    <b:Guid>{131D1F80-FEA3-42C2-9DB6-4D20EBE9D49B}</b:Guid>
    <b:Author>
      <b:Author>
        <b:NameList>
          <b:Person>
            <b:Last>questjunior</b:Last>
          </b:Person>
        </b:NameList>
      </b:Author>
    </b:Author>
    <b:Title>Hoe kan je met een fles een raket bouwen?</b:Title>
    <b:InternetSiteTitle>Youtube</b:InternetSiteTitle>
    <b:Year>2017</b:Year>
    <b:Month>october</b:Month>
    <b:Day>18</b:Day>
    <b:URL>https://www.youtube.com/watch?v=5el3Gz3C0UY</b:URL>
    <b:RefOrder>2</b:RefOrder>
  </b:Source>
  <b:Source>
    <b:Tag>wat21</b:Tag>
    <b:SourceType>InternetSite</b:SourceType>
    <b:Guid>{A8BB1D49-F80D-423A-BC1B-E2FC52F5DF2F}</b:Guid>
    <b:Title>Wikipedia water rocket</b:Title>
    <b:InternetSiteTitle>wikipedia</b:InternetSiteTitle>
    <b:Year>2021</b:Year>
    <b:Month>january</b:Month>
    <b:Day>21</b:Day>
    <b:URL>https://en.wikipedia.org/wiki/Water_rocket</b:URL>
    <b:RefOrder>3</b:RefOrder>
  </b:Source>
  <b:Source>
    <b:Tag>Ber21</b:Tag>
    <b:SourceType>Film</b:SourceType>
    <b:Guid>{9DC2D7EB-F92D-4402-8299-E06EAF2A302B}</b:Guid>
    <b:Title>Mijn videos van de lanceringen en opnames van de druk in de fles</b:Title>
    <b:Year>2021</b:Year>
    <b:Author>
      <b:Director>
        <b:NameList>
          <b:Person>
            <b:Last>Berntsen</b:Last>
            <b:First>Ronan</b:First>
          </b:Person>
          <b:Person>
            <b:Last>Mcgeever</b:Last>
            <b:First>Anna</b:First>
          </b:Person>
        </b:NameList>
      </b:Director>
    </b:Author>
    <b:URL>https://drive.google.com/drive/folders/15EyA3YFQfywEcrgkhPjYxRFPICLKvjt7?usp=sharing</b:URL>
    <b:RefOrder>4</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7.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b:Sources xmlns:b="http://schemas.openxmlformats.org/officeDocument/2006/bibliography" xmlns="http://schemas.openxmlformats.org/officeDocument/2006/bibliography" SelectedStyle="\APASixthEditionOfficeOnline.xsl" StyleName="APA" Version="6">
  <b:Source>
    <b:Tag>bri21</b:Tag>
    <b:SourceType>InternetSite</b:SourceType>
    <b:Guid>{ED1782FF-1F14-425F-BC6D-27919EE46022}</b:Guid>
    <b:Title>Google search results</b:Title>
    <b:Year>2021</b:Year>
    <b:Author>
      <b:Author>
        <b:NameList>
          <b:Person>
            <b:Last>page</b:Last>
            <b:First>larry</b:First>
          </b:Person>
          <b:Person>
            <b:Last>brin</b:Last>
            <b:First>sergey</b:First>
          </b:Person>
        </b:NameList>
      </b:Author>
    </b:Author>
    <b:InternetSiteTitle>Google.com</b:InternetSiteTitle>
    <b:Month>Maart</b:Month>
    <b:Day>28</b:Day>
    <b:URL>https://www.google.com/search?q=hoe+maak+je+een+waterraket</b:URL>
    <b:LCID>nl-NL</b:LCID>
    <b:RefOrder>1</b:RefOrder>
  </b:Source>
  <b:Source>
    <b:Tag>que17</b:Tag>
    <b:SourceType>InternetSite</b:SourceType>
    <b:Guid>{131D1F80-FEA3-42C2-9DB6-4D20EBE9D49B}</b:Guid>
    <b:Author>
      <b:Author>
        <b:NameList>
          <b:Person>
            <b:Last>questjunior</b:Last>
          </b:Person>
        </b:NameList>
      </b:Author>
    </b:Author>
    <b:Title>Hoe kan je met een fles een raket bouwen?</b:Title>
    <b:InternetSiteTitle>Youtube</b:InternetSiteTitle>
    <b:Year>2017</b:Year>
    <b:Month>october</b:Month>
    <b:Day>18</b:Day>
    <b:URL>https://www.youtube.com/watch?v=5el3Gz3C0UY</b:URL>
    <b:RefOrder>2</b:RefOrder>
  </b:Source>
  <b:Source>
    <b:Tag>wat21</b:Tag>
    <b:SourceType>InternetSite</b:SourceType>
    <b:Guid>{A8BB1D49-F80D-423A-BC1B-E2FC52F5DF2F}</b:Guid>
    <b:Title>Wikipedia water rocket</b:Title>
    <b:InternetSiteTitle>wikipedia</b:InternetSiteTitle>
    <b:Year>2021</b:Year>
    <b:Month>january</b:Month>
    <b:Day>21</b:Day>
    <b:URL>https://en.wikipedia.org/wiki/Water_rocket</b:URL>
    <b:RefOrder>3</b:RefOrder>
  </b:Source>
  <b:Source>
    <b:Tag>Ber21</b:Tag>
    <b:SourceType>Film</b:SourceType>
    <b:Guid>{9DC2D7EB-F92D-4402-8299-E06EAF2A302B}</b:Guid>
    <b:Title>Mijn videos van de lanceringen en opnames van de druk in de fles</b:Title>
    <b:Year>2021</b:Year>
    <b:Author>
      <b:Director>
        <b:NameList>
          <b:Person>
            <b:Last>Berntsen</b:Last>
            <b:First>Ronan</b:First>
          </b:Person>
          <b:Person>
            <b:Last>Mcgeever</b:Last>
            <b:First>Anna</b:First>
          </b:Person>
        </b:NameList>
      </b:Director>
    </b:Author>
    <b:URL>https://drive.google.com/drive/folders/15EyA3YFQfywEcrgkhPjYxRFPICLKvjt7?usp=sharing</b:URL>
    <b:RefOrder>4</b:RefOrder>
  </b:Source>
</b:Sources>
</file>

<file path=customXml/itemProps1.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2.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77DEF-C59E-41D3-8EEF-F8EE12F1FC5E}">
  <ds:schemaRefs>
    <ds:schemaRef ds:uri="http://schemas.openxmlformats.org/officeDocument/2006/bibliography"/>
  </ds:schemaRefs>
</ds:datastoreItem>
</file>

<file path=customXml/itemProps5.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6.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7.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5A377DEF-C59E-41D3-8EEF-F8EE12F1F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Jazzy student report.dotx</Template>
  <TotalTime>0</TotalTime>
  <Pages>1</Pages>
  <Words>760</Words>
  <Characters>4184</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2021-03-29T12:27:00Z</dcterms:created>
  <dcterms:modified xsi:type="dcterms:W3CDTF">2021-03-29T15:42:00Z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